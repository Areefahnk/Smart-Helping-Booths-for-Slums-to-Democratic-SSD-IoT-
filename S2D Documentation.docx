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C6B" w:rsidRPr="006051F5" w:rsidRDefault="00912C6B" w:rsidP="00912C6B">
      <w:pPr>
        <w:spacing w:after="0" w:line="360" w:lineRule="auto"/>
        <w:jc w:val="center"/>
        <w:rPr>
          <w:rFonts w:ascii="Times New Roman" w:eastAsia="Times New Roman" w:hAnsi="Times New Roman" w:cs="Times New Roman"/>
          <w:b/>
          <w:bCs/>
          <w:sz w:val="24"/>
          <w:szCs w:val="24"/>
        </w:rPr>
      </w:pPr>
      <w:r w:rsidRPr="006051F5">
        <w:rPr>
          <w:rFonts w:ascii="Times New Roman" w:eastAsia="Times New Roman" w:hAnsi="Times New Roman" w:cs="Times New Roman"/>
          <w:b/>
          <w:bCs/>
          <w:sz w:val="24"/>
          <w:szCs w:val="24"/>
        </w:rPr>
        <w:t>CHAPTER1</w:t>
      </w:r>
    </w:p>
    <w:p w:rsidR="00912C6B" w:rsidRPr="006051F5" w:rsidRDefault="00912C6B" w:rsidP="00912C6B">
      <w:pPr>
        <w:shd w:val="clear" w:color="auto" w:fill="FFFFFF"/>
        <w:spacing w:after="0" w:line="360" w:lineRule="auto"/>
        <w:jc w:val="center"/>
        <w:rPr>
          <w:rFonts w:ascii="Times New Roman" w:eastAsia="Times New Roman" w:hAnsi="Times New Roman" w:cs="Times New Roman"/>
          <w:b/>
          <w:bCs/>
          <w:sz w:val="24"/>
          <w:szCs w:val="24"/>
        </w:rPr>
      </w:pPr>
      <w:r w:rsidRPr="006051F5">
        <w:rPr>
          <w:rFonts w:ascii="Times New Roman" w:eastAsia="Times New Roman" w:hAnsi="Times New Roman" w:cs="Times New Roman"/>
          <w:b/>
          <w:bCs/>
          <w:sz w:val="24"/>
          <w:szCs w:val="24"/>
        </w:rPr>
        <w:t xml:space="preserve">INTRODUCTION </w:t>
      </w:r>
    </w:p>
    <w:p w:rsidR="00912C6B" w:rsidRPr="006051F5" w:rsidRDefault="00912C6B" w:rsidP="00BA6BBA">
      <w:pPr>
        <w:pStyle w:val="ListParagraph"/>
        <w:numPr>
          <w:ilvl w:val="1"/>
          <w:numId w:val="2"/>
        </w:numPr>
        <w:spacing w:after="0" w:line="360" w:lineRule="auto"/>
        <w:jc w:val="both"/>
        <w:rPr>
          <w:rFonts w:ascii="Times New Roman" w:eastAsia="Times New Roman" w:hAnsi="Times New Roman" w:cs="Times New Roman"/>
          <w:b/>
          <w:bCs/>
          <w:sz w:val="24"/>
          <w:szCs w:val="24"/>
        </w:rPr>
      </w:pPr>
      <w:r w:rsidRPr="006051F5">
        <w:rPr>
          <w:rFonts w:ascii="Times New Roman" w:eastAsia="Times New Roman" w:hAnsi="Times New Roman" w:cs="Times New Roman"/>
          <w:b/>
          <w:bCs/>
          <w:sz w:val="24"/>
          <w:szCs w:val="24"/>
        </w:rPr>
        <w:t>INTRODUCTION</w:t>
      </w:r>
    </w:p>
    <w:p w:rsidR="00131983" w:rsidRPr="006051F5" w:rsidRDefault="00131983" w:rsidP="00131983">
      <w:pPr>
        <w:jc w:val="both"/>
        <w:rPr>
          <w:rFonts w:ascii="Times New Roman" w:hAnsi="Times New Roman" w:cs="Times New Roman"/>
          <w:sz w:val="24"/>
          <w:szCs w:val="24"/>
        </w:rPr>
      </w:pPr>
      <w:r w:rsidRPr="006051F5">
        <w:rPr>
          <w:rFonts w:ascii="Times New Roman" w:hAnsi="Times New Roman" w:cs="Times New Roman"/>
          <w:sz w:val="24"/>
          <w:szCs w:val="24"/>
        </w:rPr>
        <w:t xml:space="preserve">India is the biggest democratic country in the world which has taken giant strides in the last few decades and we are now the world’s sixth-largest economy. But in between this, we cannot forget everyday issues that still continue to pose hurdles in the progress of the nation. Though our country holds the title as democratic, there’s still a </w:t>
      </w:r>
      <w:r w:rsidRPr="006051F5">
        <w:rPr>
          <w:rFonts w:ascii="Times New Roman" w:hAnsi="Times New Roman" w:cs="Times New Roman"/>
          <w:b/>
          <w:sz w:val="24"/>
          <w:szCs w:val="24"/>
        </w:rPr>
        <w:t xml:space="preserve">communication gap </w:t>
      </w:r>
      <w:r w:rsidRPr="006051F5">
        <w:rPr>
          <w:rFonts w:ascii="Times New Roman" w:hAnsi="Times New Roman" w:cs="Times New Roman"/>
          <w:sz w:val="24"/>
          <w:szCs w:val="24"/>
        </w:rPr>
        <w:t xml:space="preserve">between the people and the government. This is the gap that is under covering and ignoring the sufferings of the people living in harsh conditions in the slums. Technologies are meant not only to learn but to implement and utilize it at the most. With the same aim, we have built a smart helping booth named as S2D (Slums </w:t>
      </w:r>
      <w:r w:rsidR="008651BB" w:rsidRPr="006051F5">
        <w:rPr>
          <w:rFonts w:ascii="Times New Roman" w:hAnsi="Times New Roman" w:cs="Times New Roman"/>
          <w:sz w:val="24"/>
          <w:szCs w:val="24"/>
        </w:rPr>
        <w:t>to</w:t>
      </w:r>
      <w:r w:rsidRPr="006051F5">
        <w:rPr>
          <w:rFonts w:ascii="Times New Roman" w:hAnsi="Times New Roman" w:cs="Times New Roman"/>
          <w:sz w:val="24"/>
          <w:szCs w:val="24"/>
        </w:rPr>
        <w:t xml:space="preserve"> Democratic) that could be implemented in the slums </w:t>
      </w:r>
      <w:r w:rsidR="00BD4507" w:rsidRPr="006051F5">
        <w:rPr>
          <w:rFonts w:ascii="Times New Roman" w:hAnsi="Times New Roman" w:cs="Times New Roman"/>
          <w:sz w:val="24"/>
          <w:szCs w:val="24"/>
        </w:rPr>
        <w:t>and serve its need in this era of nation’s development. Now let us consider a major problem – food scarcity. For this we have built the booth which consists of fingerprint sensor. When comes to the real time implementation, it would work with big data ana</w:t>
      </w:r>
      <w:r w:rsidR="008651BB" w:rsidRPr="006051F5">
        <w:rPr>
          <w:rFonts w:ascii="Times New Roman" w:hAnsi="Times New Roman" w:cs="Times New Roman"/>
          <w:sz w:val="24"/>
          <w:szCs w:val="24"/>
        </w:rPr>
        <w:t>lysis of the aadhaar card basis. For demonstration, we have enrolled few finger ID’s through the arduino software.</w:t>
      </w:r>
      <w:r w:rsidRPr="006051F5">
        <w:rPr>
          <w:rFonts w:ascii="Times New Roman" w:hAnsi="Times New Roman" w:cs="Times New Roman"/>
          <w:sz w:val="24"/>
          <w:szCs w:val="24"/>
        </w:rPr>
        <w:t xml:space="preserve"> </w:t>
      </w:r>
      <w:r w:rsidR="008651BB" w:rsidRPr="006051F5">
        <w:rPr>
          <w:rFonts w:ascii="Times New Roman" w:hAnsi="Times New Roman" w:cs="Times New Roman"/>
          <w:sz w:val="24"/>
          <w:szCs w:val="24"/>
        </w:rPr>
        <w:t xml:space="preserve">Whenever there is a need of food by the slum resident, he/she need to approach the booth and scan his/her fingerprint. Once the fingerprint is detected, the ID would traverse through the </w:t>
      </w:r>
      <w:proofErr w:type="spellStart"/>
      <w:r w:rsidR="008651BB" w:rsidRPr="006051F5">
        <w:rPr>
          <w:rFonts w:ascii="Times New Roman" w:hAnsi="Times New Roman" w:cs="Times New Roman"/>
          <w:sz w:val="24"/>
          <w:szCs w:val="24"/>
        </w:rPr>
        <w:t>thingspeak</w:t>
      </w:r>
      <w:proofErr w:type="spellEnd"/>
      <w:r w:rsidR="008651BB" w:rsidRPr="006051F5">
        <w:rPr>
          <w:rFonts w:ascii="Times New Roman" w:hAnsi="Times New Roman" w:cs="Times New Roman"/>
          <w:sz w:val="24"/>
          <w:szCs w:val="24"/>
        </w:rPr>
        <w:t xml:space="preserve"> channel which would be present at the nearby NGO. The alarm would ring so as caution the NGO person. Thus, once the NGO person identifies the fingerprint ID in the channel, the immediate action would take place.</w:t>
      </w:r>
    </w:p>
    <w:p w:rsidR="0015668D" w:rsidRPr="006051F5" w:rsidRDefault="0015668D" w:rsidP="00131983">
      <w:pPr>
        <w:jc w:val="both"/>
        <w:rPr>
          <w:rFonts w:ascii="Times New Roman" w:hAnsi="Times New Roman" w:cs="Times New Roman"/>
          <w:b/>
          <w:sz w:val="24"/>
          <w:szCs w:val="24"/>
        </w:rPr>
      </w:pPr>
      <w:r w:rsidRPr="006051F5">
        <w:rPr>
          <w:rFonts w:ascii="Times New Roman" w:hAnsi="Times New Roman" w:cs="Times New Roman"/>
          <w:b/>
          <w:sz w:val="24"/>
          <w:szCs w:val="24"/>
        </w:rPr>
        <w:t>Advantages</w:t>
      </w:r>
      <w:r w:rsidR="00EA412F" w:rsidRPr="006051F5">
        <w:rPr>
          <w:rFonts w:ascii="Times New Roman" w:hAnsi="Times New Roman" w:cs="Times New Roman"/>
          <w:b/>
          <w:sz w:val="24"/>
          <w:szCs w:val="24"/>
        </w:rPr>
        <w:t>:</w:t>
      </w:r>
    </w:p>
    <w:p w:rsidR="00DC2D44" w:rsidRPr="006051F5" w:rsidRDefault="0015668D" w:rsidP="00131983">
      <w:pPr>
        <w:jc w:val="both"/>
        <w:rPr>
          <w:rFonts w:ascii="Times New Roman" w:hAnsi="Times New Roman" w:cs="Times New Roman"/>
          <w:sz w:val="24"/>
          <w:szCs w:val="24"/>
        </w:rPr>
      </w:pPr>
      <w:r w:rsidRPr="006051F5">
        <w:rPr>
          <w:rFonts w:ascii="Times New Roman" w:hAnsi="Times New Roman" w:cs="Times New Roman"/>
          <w:b/>
          <w:sz w:val="24"/>
          <w:szCs w:val="24"/>
        </w:rPr>
        <w:tab/>
      </w:r>
      <w:r w:rsidRPr="006051F5">
        <w:rPr>
          <w:rFonts w:ascii="Times New Roman" w:hAnsi="Times New Roman" w:cs="Times New Roman"/>
          <w:sz w:val="24"/>
          <w:szCs w:val="24"/>
        </w:rPr>
        <w:t>Interpret technology as an implementation tool not only as a learning means! Thus, we being engineering peers believe in serving the nation by coming up with the real time applications by updating ourselves with the technology support. As now we brought this S2D booth in light so as to remove the malaise of sufferings. In this regard our smart booth would generate the following means:</w:t>
      </w:r>
    </w:p>
    <w:p w:rsidR="00A86477" w:rsidRPr="006051F5" w:rsidRDefault="00A86477" w:rsidP="00A86477">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t xml:space="preserve">Through this booth we can generate great support from the government and NGO’s to the people living in the slums and by </w:t>
      </w:r>
      <w:proofErr w:type="gramStart"/>
      <w:r w:rsidRPr="006051F5">
        <w:rPr>
          <w:rFonts w:ascii="Times New Roman" w:hAnsi="Times New Roman" w:cs="Times New Roman"/>
          <w:sz w:val="24"/>
          <w:szCs w:val="24"/>
        </w:rPr>
        <w:t>this</w:t>
      </w:r>
      <w:proofErr w:type="gramEnd"/>
      <w:r w:rsidRPr="006051F5">
        <w:rPr>
          <w:rFonts w:ascii="Times New Roman" w:hAnsi="Times New Roman" w:cs="Times New Roman"/>
          <w:sz w:val="24"/>
          <w:szCs w:val="24"/>
        </w:rPr>
        <w:t xml:space="preserve"> poverty levels would be decreased.</w:t>
      </w:r>
    </w:p>
    <w:p w:rsidR="00A86477" w:rsidRPr="006051F5" w:rsidRDefault="00A86477" w:rsidP="00A86477">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t>Food that is being wasted adequately in the cities at different circumstances like functions, restaurants, can be communicated to the NGO’s so as to supply to the need with the help of S2D.</w:t>
      </w:r>
    </w:p>
    <w:p w:rsidR="00A86477" w:rsidRPr="006051F5" w:rsidRDefault="00A86477" w:rsidP="00A86477">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t xml:space="preserve">We can create employment opportunities to the youth present in the slums </w:t>
      </w:r>
      <w:proofErr w:type="gramStart"/>
      <w:r w:rsidRPr="006051F5">
        <w:rPr>
          <w:rFonts w:ascii="Times New Roman" w:hAnsi="Times New Roman" w:cs="Times New Roman"/>
          <w:sz w:val="24"/>
          <w:szCs w:val="24"/>
        </w:rPr>
        <w:t>who</w:t>
      </w:r>
      <w:proofErr w:type="gramEnd"/>
      <w:r w:rsidRPr="006051F5">
        <w:rPr>
          <w:rFonts w:ascii="Times New Roman" w:hAnsi="Times New Roman" w:cs="Times New Roman"/>
          <w:sz w:val="24"/>
          <w:szCs w:val="24"/>
        </w:rPr>
        <w:t xml:space="preserve"> can be able to transport the food from the NGO’s to the slums and can organize the marketing things.</w:t>
      </w:r>
    </w:p>
    <w:p w:rsidR="00A86477" w:rsidRPr="006051F5" w:rsidRDefault="00A86477" w:rsidP="00A86477">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t>As the S2D booth requires the Wi-Fi router, we can help in digitalizing slums at an extent.</w:t>
      </w:r>
    </w:p>
    <w:p w:rsidR="00A86477" w:rsidRPr="006051F5" w:rsidRDefault="00A86477" w:rsidP="00A86477">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lastRenderedPageBreak/>
        <w:t>The bonds with the IT sector must be maintained so that they could contribute in donating the electronic goods which in turn help in inculcating the skills in the people living in slums. Thus, literacy levels would be increased.</w:t>
      </w:r>
    </w:p>
    <w:p w:rsidR="00A86477" w:rsidRPr="006051F5" w:rsidRDefault="00DC2D44" w:rsidP="00DC2D44">
      <w:pPr>
        <w:pStyle w:val="ListParagraph"/>
        <w:numPr>
          <w:ilvl w:val="0"/>
          <w:numId w:val="12"/>
        </w:numPr>
        <w:jc w:val="both"/>
        <w:rPr>
          <w:rFonts w:ascii="Times New Roman" w:hAnsi="Times New Roman" w:cs="Times New Roman"/>
          <w:sz w:val="24"/>
          <w:szCs w:val="24"/>
        </w:rPr>
      </w:pPr>
      <w:r w:rsidRPr="006051F5">
        <w:rPr>
          <w:rFonts w:ascii="Times New Roman" w:hAnsi="Times New Roman" w:cs="Times New Roman"/>
          <w:sz w:val="24"/>
          <w:szCs w:val="24"/>
        </w:rPr>
        <w:t>The equipments which are used in the smart booth are affordable and can be flexible in implementing in slums.</w:t>
      </w:r>
    </w:p>
    <w:p w:rsidR="00DC2D44" w:rsidRPr="006051F5" w:rsidRDefault="00DC2D44" w:rsidP="00DC2D44">
      <w:pPr>
        <w:jc w:val="both"/>
        <w:rPr>
          <w:rFonts w:ascii="Times New Roman" w:hAnsi="Times New Roman" w:cs="Times New Roman"/>
          <w:sz w:val="24"/>
          <w:szCs w:val="24"/>
        </w:rPr>
      </w:pPr>
      <w:r w:rsidRPr="006051F5">
        <w:rPr>
          <w:rFonts w:ascii="Times New Roman" w:hAnsi="Times New Roman" w:cs="Times New Roman"/>
          <w:sz w:val="24"/>
          <w:szCs w:val="24"/>
        </w:rPr>
        <w:t>Thus, one smart innovation can solve all the major problems that are becoming barrier for the country’s growth.</w:t>
      </w:r>
    </w:p>
    <w:p w:rsidR="00DC2D44" w:rsidRPr="006051F5" w:rsidRDefault="00DC2D44" w:rsidP="00DC2D44">
      <w:pPr>
        <w:jc w:val="both"/>
        <w:rPr>
          <w:rFonts w:ascii="Times New Roman" w:hAnsi="Times New Roman" w:cs="Times New Roman"/>
          <w:b/>
          <w:sz w:val="24"/>
          <w:szCs w:val="24"/>
        </w:rPr>
      </w:pPr>
      <w:r w:rsidRPr="006051F5">
        <w:rPr>
          <w:rFonts w:ascii="Times New Roman" w:hAnsi="Times New Roman" w:cs="Times New Roman"/>
          <w:b/>
          <w:sz w:val="24"/>
          <w:szCs w:val="24"/>
        </w:rPr>
        <w:t>Disadvantages:</w:t>
      </w:r>
    </w:p>
    <w:p w:rsidR="00DC2D44" w:rsidRPr="006051F5" w:rsidRDefault="00DC2D44" w:rsidP="00DC2D44">
      <w:pPr>
        <w:pStyle w:val="ListParagraph"/>
        <w:numPr>
          <w:ilvl w:val="0"/>
          <w:numId w:val="13"/>
        </w:numPr>
        <w:spacing w:after="0" w:line="360" w:lineRule="auto"/>
        <w:jc w:val="both"/>
        <w:rPr>
          <w:rFonts w:ascii="Times New Roman" w:hAnsi="Times New Roman" w:cs="Times New Roman"/>
          <w:sz w:val="24"/>
          <w:szCs w:val="24"/>
        </w:rPr>
      </w:pPr>
      <w:r w:rsidRPr="006051F5">
        <w:rPr>
          <w:rFonts w:ascii="Times New Roman" w:hAnsi="Times New Roman" w:cs="Times New Roman"/>
          <w:sz w:val="24"/>
          <w:szCs w:val="24"/>
        </w:rPr>
        <w:t>If fingerprint sensor used is not of good quality.</w:t>
      </w:r>
    </w:p>
    <w:p w:rsidR="00DC2D44" w:rsidRPr="006051F5" w:rsidRDefault="00DC2D44" w:rsidP="00DC2D44">
      <w:pPr>
        <w:pStyle w:val="ListParagraph"/>
        <w:numPr>
          <w:ilvl w:val="0"/>
          <w:numId w:val="13"/>
        </w:numPr>
        <w:jc w:val="both"/>
        <w:rPr>
          <w:rFonts w:ascii="Times New Roman" w:hAnsi="Times New Roman" w:cs="Times New Roman"/>
          <w:sz w:val="24"/>
          <w:szCs w:val="24"/>
        </w:rPr>
      </w:pPr>
      <w:r w:rsidRPr="006051F5">
        <w:rPr>
          <w:rFonts w:ascii="Times New Roman" w:hAnsi="Times New Roman" w:cs="Times New Roman"/>
          <w:sz w:val="24"/>
          <w:szCs w:val="24"/>
        </w:rPr>
        <w:t xml:space="preserve">Sometimes there would </w:t>
      </w:r>
      <w:proofErr w:type="gramStart"/>
      <w:r w:rsidRPr="006051F5">
        <w:rPr>
          <w:rFonts w:ascii="Times New Roman" w:hAnsi="Times New Roman" w:cs="Times New Roman"/>
          <w:sz w:val="24"/>
          <w:szCs w:val="24"/>
        </w:rPr>
        <w:t>arise</w:t>
      </w:r>
      <w:proofErr w:type="gramEnd"/>
      <w:r w:rsidRPr="006051F5">
        <w:rPr>
          <w:rFonts w:ascii="Times New Roman" w:hAnsi="Times New Roman" w:cs="Times New Roman"/>
          <w:sz w:val="24"/>
          <w:szCs w:val="24"/>
        </w:rPr>
        <w:t xml:space="preserve"> the improper signal problems due to different reasons like bad weather.</w:t>
      </w:r>
    </w:p>
    <w:p w:rsidR="00DC2D44" w:rsidRPr="006051F5" w:rsidRDefault="00DC2D44" w:rsidP="00DC2D44">
      <w:pPr>
        <w:pStyle w:val="ListParagraph"/>
        <w:ind w:left="1080"/>
        <w:jc w:val="both"/>
        <w:rPr>
          <w:rFonts w:ascii="Times New Roman" w:hAnsi="Times New Roman" w:cs="Times New Roman"/>
          <w:sz w:val="24"/>
          <w:szCs w:val="24"/>
        </w:rPr>
      </w:pPr>
    </w:p>
    <w:p w:rsidR="0015668D" w:rsidRPr="006051F5" w:rsidRDefault="00515CCB" w:rsidP="001A50D0">
      <w:pPr>
        <w:jc w:val="both"/>
        <w:rPr>
          <w:b/>
          <w:color w:val="222222"/>
          <w:sz w:val="24"/>
          <w:szCs w:val="24"/>
          <w:lang w:val="en-US"/>
        </w:rPr>
      </w:pPr>
      <w:r w:rsidRPr="006051F5">
        <w:rPr>
          <w:b/>
          <w:color w:val="222222"/>
          <w:sz w:val="24"/>
          <w:szCs w:val="24"/>
          <w:lang w:val="en-US"/>
        </w:rPr>
        <w:t>1.2</w:t>
      </w:r>
      <w:r w:rsidRPr="006051F5">
        <w:rPr>
          <w:b/>
          <w:color w:val="222222"/>
          <w:sz w:val="24"/>
          <w:szCs w:val="24"/>
          <w:lang w:val="en-US"/>
        </w:rPr>
        <w:tab/>
      </w:r>
      <w:r w:rsidR="00DC2D44" w:rsidRPr="006051F5">
        <w:rPr>
          <w:b/>
          <w:color w:val="222222"/>
          <w:sz w:val="24"/>
          <w:szCs w:val="24"/>
          <w:lang w:val="en-US"/>
        </w:rPr>
        <w:t>OVERVIEW OF PROJECT:</w:t>
      </w:r>
    </w:p>
    <w:p w:rsidR="001A50D0" w:rsidRPr="006051F5" w:rsidRDefault="001A50D0" w:rsidP="001A50D0">
      <w:pPr>
        <w:pStyle w:val="ListParagraph"/>
        <w:numPr>
          <w:ilvl w:val="0"/>
          <w:numId w:val="18"/>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lang w:val="en-US"/>
        </w:rPr>
        <w:t>In this era of the growth of technology, there must even lead to the growth of the nation. Thus, we need to utilize the technology at large extent.</w:t>
      </w:r>
    </w:p>
    <w:p w:rsidR="001A50D0" w:rsidRPr="006051F5" w:rsidRDefault="001A50D0" w:rsidP="001A50D0">
      <w:pPr>
        <w:pStyle w:val="ListParagraph"/>
        <w:numPr>
          <w:ilvl w:val="0"/>
          <w:numId w:val="18"/>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lang w:val="en-US"/>
        </w:rPr>
        <w:t>The basic idea of this project is generated from the telephone booths that were used in the olden days where there was no proper networking means.</w:t>
      </w:r>
    </w:p>
    <w:p w:rsidR="00515CCB" w:rsidRPr="006051F5" w:rsidRDefault="00515CCB" w:rsidP="001A50D0">
      <w:pPr>
        <w:pStyle w:val="ListParagraph"/>
        <w:numPr>
          <w:ilvl w:val="0"/>
          <w:numId w:val="18"/>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lang w:val="en-US"/>
        </w:rPr>
        <w:t>The NGO’s nearby can easily get to know about the people in need through the channel and take immediate action.</w:t>
      </w:r>
    </w:p>
    <w:p w:rsidR="00515CCB" w:rsidRPr="006051F5" w:rsidRDefault="00515CCB" w:rsidP="001A50D0">
      <w:pPr>
        <w:pStyle w:val="ListParagraph"/>
        <w:numPr>
          <w:ilvl w:val="0"/>
          <w:numId w:val="18"/>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lang w:val="en-US"/>
        </w:rPr>
        <w:t>Those who don’t have proper identity in slums will be recognized if their fingerprint is not detected and this would be passed to the govt. estimations.</w:t>
      </w:r>
    </w:p>
    <w:p w:rsidR="00515CCB" w:rsidRPr="006051F5" w:rsidRDefault="00515CCB" w:rsidP="00515CCB">
      <w:pPr>
        <w:pStyle w:val="ListParagraph"/>
        <w:numPr>
          <w:ilvl w:val="0"/>
          <w:numId w:val="18"/>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lang w:val="en-US"/>
        </w:rPr>
        <w:t>Easy to create awareness about different schemes and programs implemented by the govt. through this booth.</w:t>
      </w:r>
    </w:p>
    <w:p w:rsidR="00515CCB" w:rsidRPr="006051F5" w:rsidRDefault="00515CCB" w:rsidP="00515CCB">
      <w:pPr>
        <w:jc w:val="both"/>
        <w:rPr>
          <w:rFonts w:ascii="Times New Roman" w:hAnsi="Times New Roman" w:cs="Times New Roman"/>
          <w:b/>
          <w:color w:val="222222"/>
          <w:sz w:val="24"/>
          <w:szCs w:val="24"/>
          <w:lang w:val="en-US"/>
        </w:rPr>
      </w:pPr>
      <w:r w:rsidRPr="006051F5">
        <w:rPr>
          <w:b/>
          <w:color w:val="222222"/>
          <w:sz w:val="24"/>
          <w:szCs w:val="24"/>
          <w:lang w:val="en-US"/>
        </w:rPr>
        <w:t>1.3 OBJECTIVES:</w:t>
      </w:r>
    </w:p>
    <w:p w:rsidR="00515CCB" w:rsidRPr="006051F5" w:rsidRDefault="00515CCB" w:rsidP="00515CCB">
      <w:pPr>
        <w:pStyle w:val="ListParagraph"/>
        <w:numPr>
          <w:ilvl w:val="0"/>
          <w:numId w:val="20"/>
        </w:numPr>
        <w:jc w:val="both"/>
        <w:rPr>
          <w:rFonts w:ascii="Times New Roman" w:hAnsi="Times New Roman" w:cs="Times New Roman"/>
          <w:b/>
          <w:color w:val="222222"/>
          <w:sz w:val="24"/>
          <w:szCs w:val="24"/>
          <w:lang w:val="en-US"/>
        </w:rPr>
      </w:pPr>
      <w:r w:rsidRPr="006051F5">
        <w:rPr>
          <w:rFonts w:ascii="Times New Roman" w:hAnsi="Times New Roman" w:cs="Times New Roman"/>
          <w:color w:val="222222"/>
          <w:sz w:val="24"/>
          <w:szCs w:val="24"/>
        </w:rPr>
        <w:t>The objective of this project is to implement a low cost, reliable, and scalable product that could stand as a support to the people in slums who are in need of food and even to remove the different problems becoming a drawback in the development of India.</w:t>
      </w:r>
    </w:p>
    <w:p w:rsidR="00515CCB" w:rsidRPr="006051F5" w:rsidRDefault="00515CCB" w:rsidP="00515CCB">
      <w:pPr>
        <w:pStyle w:val="ListParagraph"/>
        <w:numPr>
          <w:ilvl w:val="0"/>
          <w:numId w:val="20"/>
        </w:numPr>
        <w:jc w:val="both"/>
        <w:rPr>
          <w:rFonts w:ascii="Times New Roman" w:hAnsi="Times New Roman" w:cs="Times New Roman"/>
          <w:sz w:val="24"/>
          <w:szCs w:val="24"/>
        </w:rPr>
      </w:pPr>
      <w:r w:rsidRPr="006051F5">
        <w:rPr>
          <w:rFonts w:ascii="Times New Roman" w:hAnsi="Times New Roman" w:cs="Times New Roman"/>
          <w:sz w:val="24"/>
          <w:szCs w:val="24"/>
        </w:rPr>
        <w:t xml:space="preserve">Building this communication gap between the people and government and even among the people to experience and implement the real strategies of democracy by making India a better place to live in is the </w:t>
      </w:r>
      <w:r w:rsidRPr="006051F5">
        <w:rPr>
          <w:rFonts w:ascii="Times New Roman" w:hAnsi="Times New Roman" w:cs="Times New Roman"/>
          <w:b/>
          <w:sz w:val="24"/>
          <w:szCs w:val="24"/>
        </w:rPr>
        <w:t>main objective of S2D</w:t>
      </w:r>
      <w:r w:rsidRPr="006051F5">
        <w:rPr>
          <w:rFonts w:ascii="Times New Roman" w:hAnsi="Times New Roman" w:cs="Times New Roman"/>
          <w:sz w:val="24"/>
          <w:szCs w:val="24"/>
        </w:rPr>
        <w:t xml:space="preserve"> (Slums to Democratic).</w:t>
      </w:r>
    </w:p>
    <w:p w:rsidR="00515CCB" w:rsidRPr="006051F5" w:rsidRDefault="00515CCB" w:rsidP="00515CCB">
      <w:pPr>
        <w:pStyle w:val="ListParagraph"/>
        <w:jc w:val="both"/>
        <w:rPr>
          <w:rFonts w:ascii="Verdana" w:hAnsi="Verdana"/>
          <w:b/>
          <w:sz w:val="24"/>
          <w:szCs w:val="24"/>
        </w:rPr>
      </w:pPr>
    </w:p>
    <w:p w:rsidR="004A6FAD" w:rsidRPr="006051F5" w:rsidRDefault="004A6FAD" w:rsidP="00515CCB">
      <w:pPr>
        <w:jc w:val="both"/>
        <w:rPr>
          <w:rFonts w:ascii="Times New Roman" w:hAnsi="Times New Roman" w:cs="Times New Roman"/>
          <w:b/>
          <w:color w:val="222222"/>
          <w:sz w:val="24"/>
          <w:szCs w:val="24"/>
          <w:lang w:val="en-US"/>
        </w:rPr>
      </w:pPr>
    </w:p>
    <w:p w:rsidR="004A6FAD" w:rsidRPr="006051F5" w:rsidRDefault="004A6FAD" w:rsidP="004A6FAD">
      <w:pPr>
        <w:rPr>
          <w:rFonts w:ascii="Times New Roman" w:hAnsi="Times New Roman" w:cs="Times New Roman"/>
          <w:b/>
          <w:color w:val="222222"/>
          <w:sz w:val="24"/>
          <w:szCs w:val="24"/>
          <w:lang w:val="en-US"/>
        </w:rPr>
      </w:pPr>
      <w:r w:rsidRPr="006051F5">
        <w:rPr>
          <w:rFonts w:ascii="Times New Roman" w:hAnsi="Times New Roman" w:cs="Times New Roman"/>
          <w:b/>
          <w:color w:val="222222"/>
          <w:sz w:val="24"/>
          <w:szCs w:val="24"/>
          <w:lang w:val="en-US"/>
        </w:rPr>
        <w:br w:type="page"/>
      </w:r>
    </w:p>
    <w:p w:rsidR="004A6FAD" w:rsidRPr="006051F5" w:rsidRDefault="00EA412F" w:rsidP="004A6FAD">
      <w:pPr>
        <w:jc w:val="both"/>
        <w:rPr>
          <w:rFonts w:ascii="Times New Roman" w:hAnsi="Times New Roman" w:cs="Times New Roman"/>
          <w:b/>
          <w:sz w:val="24"/>
          <w:szCs w:val="24"/>
        </w:rPr>
      </w:pPr>
      <w:r w:rsidRPr="006051F5">
        <w:rPr>
          <w:rFonts w:ascii="Times New Roman" w:hAnsi="Times New Roman" w:cs="Times New Roman"/>
          <w:b/>
          <w:sz w:val="24"/>
          <w:szCs w:val="24"/>
        </w:rPr>
        <w:lastRenderedPageBreak/>
        <w:t>1.3</w:t>
      </w:r>
      <w:r w:rsidR="004A6FAD" w:rsidRPr="006051F5">
        <w:rPr>
          <w:rFonts w:ascii="Verdana" w:hAnsi="Verdana"/>
          <w:sz w:val="24"/>
          <w:szCs w:val="24"/>
        </w:rPr>
        <w:t xml:space="preserve"> </w:t>
      </w:r>
      <w:r w:rsidR="004A6FAD" w:rsidRPr="006051F5">
        <w:rPr>
          <w:rFonts w:ascii="Times New Roman" w:hAnsi="Times New Roman" w:cs="Times New Roman"/>
          <w:b/>
          <w:sz w:val="24"/>
          <w:szCs w:val="24"/>
        </w:rPr>
        <w:t>REAL-TIME PROCESS OF THIS PROJECT IN A NUTSHELL</w:t>
      </w:r>
    </w:p>
    <w:p w:rsidR="004A6FAD" w:rsidRPr="006051F5" w:rsidRDefault="004A6FAD" w:rsidP="004A6FAD">
      <w:pPr>
        <w:jc w:val="both"/>
        <w:rPr>
          <w:rFonts w:ascii="Verdana" w:hAnsi="Verdana"/>
          <w:sz w:val="24"/>
          <w:szCs w:val="24"/>
        </w:rPr>
      </w:pPr>
    </w:p>
    <w:p w:rsidR="004A6FAD" w:rsidRPr="006051F5" w:rsidRDefault="004A6FAD" w:rsidP="004A6FAD">
      <w:pPr>
        <w:jc w:val="both"/>
        <w:rPr>
          <w:rFonts w:ascii="Verdana" w:hAnsi="Verdana"/>
          <w:b/>
          <w:sz w:val="24"/>
          <w:szCs w:val="24"/>
        </w:rPr>
      </w:pPr>
      <w:r w:rsidRPr="006051F5">
        <w:rPr>
          <w:rFonts w:ascii="Verdana" w:hAnsi="Verdana"/>
          <w:noProof/>
          <w:sz w:val="24"/>
          <w:szCs w:val="24"/>
          <w:lang w:val="en-US" w:eastAsia="en-US"/>
        </w:rPr>
        <w:drawing>
          <wp:anchor distT="0" distB="0" distL="114300" distR="114300" simplePos="0" relativeHeight="251662336" behindDoc="1" locked="0" layoutInCell="1" allowOverlap="1">
            <wp:simplePos x="0" y="0"/>
            <wp:positionH relativeFrom="column">
              <wp:posOffset>1499235</wp:posOffset>
            </wp:positionH>
            <wp:positionV relativeFrom="paragraph">
              <wp:posOffset>655955</wp:posOffset>
            </wp:positionV>
            <wp:extent cx="2794000" cy="1627505"/>
            <wp:effectExtent l="19050" t="0" r="6350" b="0"/>
            <wp:wrapTight wrapText="bothSides">
              <wp:wrapPolygon edited="0">
                <wp:start x="-147" y="0"/>
                <wp:lineTo x="-147" y="21238"/>
                <wp:lineTo x="21649" y="21238"/>
                <wp:lineTo x="21649" y="0"/>
                <wp:lineTo x="-147" y="0"/>
              </wp:wrapPolygon>
            </wp:wrapTight>
            <wp:docPr id="22" name="Picture 21" descr="n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o's.png"/>
                    <pic:cNvPicPr/>
                  </pic:nvPicPr>
                  <pic:blipFill>
                    <a:blip r:embed="rId7" cstate="print"/>
                    <a:stretch>
                      <a:fillRect/>
                    </a:stretch>
                  </pic:blipFill>
                  <pic:spPr>
                    <a:xfrm>
                      <a:off x="0" y="0"/>
                      <a:ext cx="2794000" cy="1627505"/>
                    </a:xfrm>
                    <a:prstGeom prst="rect">
                      <a:avLst/>
                    </a:prstGeom>
                  </pic:spPr>
                </pic:pic>
              </a:graphicData>
            </a:graphic>
          </wp:anchor>
        </w:drawing>
      </w:r>
      <w:r w:rsidRPr="006051F5">
        <w:rPr>
          <w:rFonts w:ascii="Verdana" w:hAnsi="Verdana"/>
          <w:sz w:val="24"/>
          <w:szCs w:val="24"/>
        </w:rPr>
        <w:t xml:space="preserve">                                                            </w:t>
      </w:r>
      <w:r w:rsidRPr="006051F5">
        <w:rPr>
          <w:rFonts w:ascii="Verdana" w:hAnsi="Verdana"/>
          <w:b/>
          <w:sz w:val="24"/>
          <w:szCs w:val="24"/>
        </w:rPr>
        <w:t xml:space="preserve">       NGO’s               </w:t>
      </w:r>
    </w:p>
    <w:p w:rsidR="004A6FAD" w:rsidRPr="006051F5" w:rsidRDefault="004A6FAD" w:rsidP="00515CCB">
      <w:pPr>
        <w:jc w:val="both"/>
        <w:rPr>
          <w:rFonts w:ascii="Times New Roman" w:hAnsi="Times New Roman" w:cs="Times New Roman"/>
          <w:b/>
          <w:color w:val="222222"/>
          <w:sz w:val="24"/>
          <w:szCs w:val="24"/>
          <w:lang w:val="en-US"/>
        </w:rPr>
      </w:pPr>
      <w:r w:rsidRPr="006051F5">
        <w:rPr>
          <w:rFonts w:ascii="Times New Roman" w:hAnsi="Times New Roman" w:cs="Times New Roman"/>
          <w:b/>
          <w:noProof/>
          <w:color w:val="222222"/>
          <w:sz w:val="24"/>
          <w:szCs w:val="24"/>
          <w:lang w:val="en-US" w:eastAsia="en-US"/>
        </w:rPr>
        <w:drawing>
          <wp:anchor distT="0" distB="0" distL="114300" distR="114300" simplePos="0" relativeHeight="251664384" behindDoc="1" locked="0" layoutInCell="1" allowOverlap="1">
            <wp:simplePos x="0" y="0"/>
            <wp:positionH relativeFrom="column">
              <wp:posOffset>2037080</wp:posOffset>
            </wp:positionH>
            <wp:positionV relativeFrom="paragraph">
              <wp:posOffset>-26035</wp:posOffset>
            </wp:positionV>
            <wp:extent cx="480695" cy="370840"/>
            <wp:effectExtent l="19050" t="0" r="0" b="0"/>
            <wp:wrapTight wrapText="bothSides">
              <wp:wrapPolygon edited="0">
                <wp:start x="6848" y="0"/>
                <wp:lineTo x="-856" y="8877"/>
                <wp:lineTo x="-856" y="11096"/>
                <wp:lineTo x="4280" y="17753"/>
                <wp:lineTo x="6848" y="19973"/>
                <wp:lineTo x="15408" y="19973"/>
                <wp:lineTo x="13696" y="17753"/>
                <wp:lineTo x="21400" y="14425"/>
                <wp:lineTo x="21400" y="6658"/>
                <wp:lineTo x="15408" y="0"/>
                <wp:lineTo x="6848" y="0"/>
              </wp:wrapPolygon>
            </wp:wrapTight>
            <wp:docPr id="6" name="Picture 1" descr="C:\Users\AREEFA\AppData\Local\Microsoft\Windows\INetCache\IE\02MNRZQY\434px-Left_arrow.svg[1].png"/>
            <wp:cNvGraphicFramePr/>
            <a:graphic xmlns:a="http://schemas.openxmlformats.org/drawingml/2006/main">
              <a:graphicData uri="http://schemas.openxmlformats.org/drawingml/2006/picture">
                <pic:pic xmlns:pic="http://schemas.openxmlformats.org/drawingml/2006/picture">
                  <pic:nvPicPr>
                    <pic:cNvPr id="1026" name="Picture 2" descr="C:\Users\AREEFA\AppData\Local\Microsoft\Windows\INetCache\IE\02MNRZQY\434px-Left_arrow.svg[1].png"/>
                    <pic:cNvPicPr>
                      <a:picLocks noChangeAspect="1" noChangeArrowheads="1"/>
                    </pic:cNvPicPr>
                  </pic:nvPicPr>
                  <pic:blipFill>
                    <a:blip r:embed="rId8" cstate="print"/>
                    <a:srcRect/>
                    <a:stretch>
                      <a:fillRect/>
                    </a:stretch>
                  </pic:blipFill>
                  <pic:spPr bwMode="auto">
                    <a:xfrm flipV="1">
                      <a:off x="0" y="0"/>
                      <a:ext cx="480695" cy="370840"/>
                    </a:xfrm>
                    <a:prstGeom prst="rect">
                      <a:avLst/>
                    </a:prstGeom>
                    <a:noFill/>
                  </pic:spPr>
                </pic:pic>
              </a:graphicData>
            </a:graphic>
          </wp:anchor>
        </w:drawing>
      </w:r>
      <w:r w:rsidRPr="006051F5">
        <w:rPr>
          <w:rFonts w:ascii="Times New Roman" w:hAnsi="Times New Roman" w:cs="Times New Roman"/>
          <w:b/>
          <w:noProof/>
          <w:color w:val="222222"/>
          <w:sz w:val="24"/>
          <w:szCs w:val="24"/>
          <w:lang w:val="en-US" w:eastAsia="en-US"/>
        </w:rPr>
        <w:drawing>
          <wp:anchor distT="0" distB="0" distL="114300" distR="114300" simplePos="0" relativeHeight="251660288" behindDoc="1" locked="0" layoutInCell="1" allowOverlap="1">
            <wp:simplePos x="0" y="0"/>
            <wp:positionH relativeFrom="column">
              <wp:posOffset>70485</wp:posOffset>
            </wp:positionH>
            <wp:positionV relativeFrom="paragraph">
              <wp:posOffset>-207645</wp:posOffset>
            </wp:positionV>
            <wp:extent cx="1791970" cy="1293495"/>
            <wp:effectExtent l="19050" t="0" r="0" b="0"/>
            <wp:wrapTight wrapText="bothSides">
              <wp:wrapPolygon edited="0">
                <wp:start x="-230" y="0"/>
                <wp:lineTo x="-230" y="21314"/>
                <wp:lineTo x="21585" y="21314"/>
                <wp:lineTo x="21585" y="0"/>
                <wp:lineTo x="-230" y="0"/>
              </wp:wrapPolygon>
            </wp:wrapTight>
            <wp:docPr id="24" name="Picture 23" descr="go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t.jpg"/>
                    <pic:cNvPicPr/>
                  </pic:nvPicPr>
                  <pic:blipFill>
                    <a:blip r:embed="rId9" cstate="print"/>
                    <a:stretch>
                      <a:fillRect/>
                    </a:stretch>
                  </pic:blipFill>
                  <pic:spPr>
                    <a:xfrm>
                      <a:off x="0" y="0"/>
                      <a:ext cx="1791970" cy="1293495"/>
                    </a:xfrm>
                    <a:prstGeom prst="rect">
                      <a:avLst/>
                    </a:prstGeom>
                  </pic:spPr>
                </pic:pic>
              </a:graphicData>
            </a:graphic>
          </wp:anchor>
        </w:drawing>
      </w:r>
    </w:p>
    <w:p w:rsidR="004A6FAD" w:rsidRPr="006051F5" w:rsidRDefault="00EA412F">
      <w:pPr>
        <w:rPr>
          <w:rFonts w:ascii="Times New Roman" w:hAnsi="Times New Roman" w:cs="Times New Roman"/>
          <w:b/>
          <w:color w:val="222222"/>
          <w:sz w:val="24"/>
          <w:szCs w:val="24"/>
          <w:lang w:val="en-US"/>
        </w:rPr>
      </w:pPr>
      <w:r w:rsidRPr="006051F5">
        <w:rPr>
          <w:rFonts w:ascii="Times New Roman" w:hAnsi="Times New Roman" w:cs="Times New Roman"/>
          <w:b/>
          <w:noProof/>
          <w:color w:val="222222"/>
          <w:sz w:val="24"/>
          <w:szCs w:val="24"/>
          <w:lang w:val="en-US" w:eastAsia="en-US"/>
        </w:rPr>
        <w:drawing>
          <wp:anchor distT="0" distB="0" distL="114300" distR="114300" simplePos="0" relativeHeight="251668480" behindDoc="0" locked="0" layoutInCell="1" allowOverlap="1">
            <wp:simplePos x="0" y="0"/>
            <wp:positionH relativeFrom="column">
              <wp:posOffset>-1795145</wp:posOffset>
            </wp:positionH>
            <wp:positionV relativeFrom="paragraph">
              <wp:posOffset>4977130</wp:posOffset>
            </wp:positionV>
            <wp:extent cx="1770380" cy="968375"/>
            <wp:effectExtent l="114300" t="247650" r="96520" b="231775"/>
            <wp:wrapSquare wrapText="bothSides"/>
            <wp:docPr id="18" name="Picture 17" desc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10" cstate="print"/>
                    <a:stretch>
                      <a:fillRect/>
                    </a:stretch>
                  </pic:blipFill>
                  <pic:spPr>
                    <a:xfrm rot="1020000">
                      <a:off x="0" y="0"/>
                      <a:ext cx="1770380" cy="968375"/>
                    </a:xfrm>
                    <a:prstGeom prst="rect">
                      <a:avLst/>
                    </a:prstGeom>
                  </pic:spPr>
                </pic:pic>
              </a:graphicData>
            </a:graphic>
          </wp:anchor>
        </w:drawing>
      </w:r>
      <w:r w:rsidRPr="006051F5">
        <w:rPr>
          <w:rFonts w:ascii="Times New Roman" w:hAnsi="Times New Roman" w:cs="Times New Roman"/>
          <w:b/>
          <w:noProof/>
          <w:color w:val="222222"/>
          <w:sz w:val="24"/>
          <w:szCs w:val="24"/>
          <w:lang w:val="en-US" w:eastAsia="en-US"/>
        </w:rPr>
        <w:drawing>
          <wp:anchor distT="0" distB="0" distL="114300" distR="114300" simplePos="0" relativeHeight="251666432" behindDoc="1" locked="0" layoutInCell="1" allowOverlap="1">
            <wp:simplePos x="0" y="0"/>
            <wp:positionH relativeFrom="column">
              <wp:posOffset>-1443355</wp:posOffset>
            </wp:positionH>
            <wp:positionV relativeFrom="paragraph">
              <wp:posOffset>2762250</wp:posOffset>
            </wp:positionV>
            <wp:extent cx="1315720" cy="1536065"/>
            <wp:effectExtent l="19050" t="0" r="0" b="0"/>
            <wp:wrapTight wrapText="bothSides">
              <wp:wrapPolygon edited="0">
                <wp:start x="-313" y="0"/>
                <wp:lineTo x="-313" y="21430"/>
                <wp:lineTo x="21579" y="21430"/>
                <wp:lineTo x="21579" y="0"/>
                <wp:lineTo x="-313" y="0"/>
              </wp:wrapPolygon>
            </wp:wrapTight>
            <wp:docPr id="16" name="Picture 15"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11" cstate="print"/>
                    <a:stretch>
                      <a:fillRect/>
                    </a:stretch>
                  </pic:blipFill>
                  <pic:spPr>
                    <a:xfrm>
                      <a:off x="0" y="0"/>
                      <a:ext cx="1315720" cy="1536065"/>
                    </a:xfrm>
                    <a:prstGeom prst="rect">
                      <a:avLst/>
                    </a:prstGeom>
                  </pic:spPr>
                </pic:pic>
              </a:graphicData>
            </a:graphic>
          </wp:anchor>
        </w:drawing>
      </w:r>
      <w:r w:rsidR="004A6FAD" w:rsidRPr="006051F5">
        <w:rPr>
          <w:rFonts w:ascii="Times New Roman" w:hAnsi="Times New Roman" w:cs="Times New Roman"/>
          <w:b/>
          <w:noProof/>
          <w:color w:val="222222"/>
          <w:sz w:val="24"/>
          <w:szCs w:val="24"/>
          <w:lang w:val="en-US" w:eastAsia="en-US"/>
        </w:rPr>
        <w:drawing>
          <wp:anchor distT="0" distB="0" distL="114300" distR="114300" simplePos="0" relativeHeight="251670528" behindDoc="1" locked="0" layoutInCell="1" allowOverlap="1">
            <wp:simplePos x="0" y="0"/>
            <wp:positionH relativeFrom="column">
              <wp:posOffset>2771140</wp:posOffset>
            </wp:positionH>
            <wp:positionV relativeFrom="paragraph">
              <wp:posOffset>1844040</wp:posOffset>
            </wp:positionV>
            <wp:extent cx="583565" cy="819785"/>
            <wp:effectExtent l="209550" t="95250" r="197485" b="75565"/>
            <wp:wrapTight wrapText="bothSides">
              <wp:wrapPolygon edited="0">
                <wp:start x="-1688" y="872"/>
                <wp:lineTo x="-1188" y="21252"/>
                <wp:lineTo x="14132" y="22755"/>
                <wp:lineTo x="19195" y="22420"/>
                <wp:lineTo x="19743" y="22104"/>
                <wp:lineTo x="22482" y="20525"/>
                <wp:lineTo x="23030" y="20209"/>
                <wp:lineTo x="22795" y="18407"/>
                <wp:lineTo x="22351" y="18017"/>
                <wp:lineTo x="22899" y="17701"/>
                <wp:lineTo x="22819" y="8059"/>
                <wp:lineTo x="22375" y="7669"/>
                <wp:lineTo x="21774" y="1557"/>
                <wp:lineTo x="21095" y="-635"/>
                <wp:lineTo x="19111" y="-783"/>
                <wp:lineTo x="2044" y="-633"/>
                <wp:lineTo x="1052" y="-707"/>
                <wp:lineTo x="-1688" y="872"/>
              </wp:wrapPolygon>
            </wp:wrapTight>
            <wp:docPr id="19" name="Picture 2" descr="C:\Users\AREEFA\AppData\Local\Microsoft\Windows\INetCache\IE\02MNRZQY\gGH9j[1].png"/>
            <wp:cNvGraphicFramePr/>
            <a:graphic xmlns:a="http://schemas.openxmlformats.org/drawingml/2006/main">
              <a:graphicData uri="http://schemas.openxmlformats.org/drawingml/2006/picture">
                <pic:pic xmlns:pic="http://schemas.openxmlformats.org/drawingml/2006/picture">
                  <pic:nvPicPr>
                    <pic:cNvPr id="1028" name="Picture 4" descr="C:\Users\AREEFA\AppData\Local\Microsoft\Windows\INetCache\IE\02MNRZQY\gGH9j[1].png"/>
                    <pic:cNvPicPr>
                      <a:picLocks noChangeAspect="1" noChangeArrowheads="1"/>
                    </pic:cNvPicPr>
                  </pic:nvPicPr>
                  <pic:blipFill>
                    <a:blip r:embed="rId12" cstate="print"/>
                    <a:srcRect/>
                    <a:stretch>
                      <a:fillRect/>
                    </a:stretch>
                  </pic:blipFill>
                  <pic:spPr bwMode="auto">
                    <a:xfrm rot="2340000">
                      <a:off x="0" y="0"/>
                      <a:ext cx="583565" cy="819785"/>
                    </a:xfrm>
                    <a:prstGeom prst="rect">
                      <a:avLst/>
                    </a:prstGeom>
                    <a:noFill/>
                  </pic:spPr>
                </pic:pic>
              </a:graphicData>
            </a:graphic>
          </wp:anchor>
        </w:drawing>
      </w:r>
      <w:r w:rsidR="004A6FAD" w:rsidRPr="006051F5">
        <w:rPr>
          <w:rFonts w:ascii="Times New Roman" w:hAnsi="Times New Roman" w:cs="Times New Roman"/>
          <w:b/>
          <w:noProof/>
          <w:color w:val="222222"/>
          <w:sz w:val="24"/>
          <w:szCs w:val="24"/>
          <w:lang w:val="en-US" w:eastAsia="en-US"/>
        </w:rPr>
        <w:drawing>
          <wp:anchor distT="0" distB="0" distL="114300" distR="114300" simplePos="0" relativeHeight="251667456" behindDoc="0" locked="0" layoutInCell="1" allowOverlap="1">
            <wp:simplePos x="0" y="0"/>
            <wp:positionH relativeFrom="column">
              <wp:posOffset>529590</wp:posOffset>
            </wp:positionH>
            <wp:positionV relativeFrom="paragraph">
              <wp:posOffset>3522345</wp:posOffset>
            </wp:positionV>
            <wp:extent cx="2870200" cy="2651760"/>
            <wp:effectExtent l="19050" t="0" r="6350" b="0"/>
            <wp:wrapSquare wrapText="bothSides"/>
            <wp:docPr id="7" name="Picture 16" descr="aa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dhaar.jpg"/>
                    <pic:cNvPicPr/>
                  </pic:nvPicPr>
                  <pic:blipFill>
                    <a:blip r:embed="rId13" cstate="print"/>
                    <a:stretch>
                      <a:fillRect/>
                    </a:stretch>
                  </pic:blipFill>
                  <pic:spPr>
                    <a:xfrm>
                      <a:off x="0" y="0"/>
                      <a:ext cx="2870200" cy="2651760"/>
                    </a:xfrm>
                    <a:prstGeom prst="rect">
                      <a:avLst/>
                    </a:prstGeom>
                  </pic:spPr>
                </pic:pic>
              </a:graphicData>
            </a:graphic>
          </wp:anchor>
        </w:drawing>
      </w:r>
      <w:r w:rsidR="004A6FAD" w:rsidRPr="006051F5">
        <w:rPr>
          <w:rFonts w:ascii="Times New Roman" w:hAnsi="Times New Roman" w:cs="Times New Roman"/>
          <w:b/>
          <w:color w:val="222222"/>
          <w:sz w:val="24"/>
          <w:szCs w:val="24"/>
          <w:lang w:val="en-US"/>
        </w:rPr>
        <w:br w:type="page"/>
      </w:r>
    </w:p>
    <w:p w:rsidR="00515CCB" w:rsidRPr="006051F5" w:rsidRDefault="00515CCB" w:rsidP="00515CCB">
      <w:pPr>
        <w:jc w:val="both"/>
        <w:rPr>
          <w:rFonts w:ascii="Times New Roman" w:hAnsi="Times New Roman" w:cs="Times New Roman"/>
          <w:b/>
          <w:color w:val="222222"/>
          <w:sz w:val="24"/>
          <w:szCs w:val="24"/>
          <w:lang w:val="en-US"/>
        </w:rPr>
      </w:pPr>
    </w:p>
    <w:p w:rsidR="00FA522A" w:rsidRPr="006051F5" w:rsidRDefault="00FA522A" w:rsidP="001A50D0">
      <w:pPr>
        <w:jc w:val="both"/>
        <w:rPr>
          <w:rFonts w:ascii="Times New Roman" w:hAnsi="Times New Roman" w:cs="Times New Roman"/>
          <w:sz w:val="24"/>
          <w:szCs w:val="24"/>
        </w:rPr>
      </w:pPr>
    </w:p>
    <w:p w:rsidR="00FA522A" w:rsidRPr="006051F5" w:rsidRDefault="00FA522A" w:rsidP="00FA522A">
      <w:pPr>
        <w:pStyle w:val="NormalWeb"/>
        <w:shd w:val="clear" w:color="auto" w:fill="FFFFFF"/>
        <w:spacing w:before="0" w:beforeAutospacing="0" w:after="0" w:afterAutospacing="0" w:line="360" w:lineRule="auto"/>
        <w:jc w:val="center"/>
        <w:rPr>
          <w:b/>
          <w:color w:val="222222"/>
        </w:rPr>
      </w:pPr>
      <w:r w:rsidRPr="006051F5">
        <w:rPr>
          <w:b/>
          <w:color w:val="222222"/>
        </w:rPr>
        <w:t>CHAPTER 2</w:t>
      </w:r>
    </w:p>
    <w:p w:rsidR="00FA522A" w:rsidRPr="006051F5" w:rsidRDefault="00FA522A" w:rsidP="00FA522A">
      <w:pPr>
        <w:pStyle w:val="NormalWeb"/>
        <w:shd w:val="clear" w:color="auto" w:fill="FFFFFF"/>
        <w:spacing w:before="0" w:beforeAutospacing="0" w:after="0" w:afterAutospacing="0" w:line="360" w:lineRule="auto"/>
        <w:jc w:val="center"/>
        <w:rPr>
          <w:b/>
          <w:color w:val="222222"/>
        </w:rPr>
      </w:pPr>
      <w:r w:rsidRPr="006051F5">
        <w:rPr>
          <w:b/>
          <w:color w:val="222222"/>
        </w:rPr>
        <w:t>PROJECT DESCRIPTION</w:t>
      </w:r>
    </w:p>
    <w:p w:rsidR="00FA522A" w:rsidRPr="006051F5" w:rsidRDefault="00A86C64" w:rsidP="00FA522A">
      <w:pPr>
        <w:pStyle w:val="NormalWeb"/>
        <w:shd w:val="clear" w:color="auto" w:fill="FFFFFF"/>
        <w:spacing w:before="0" w:beforeAutospacing="0" w:after="0" w:afterAutospacing="0" w:line="360" w:lineRule="auto"/>
        <w:jc w:val="both"/>
        <w:rPr>
          <w:b/>
          <w:color w:val="222222"/>
        </w:rPr>
      </w:pPr>
      <w:r w:rsidRPr="006051F5">
        <w:rPr>
          <w:b/>
          <w:noProof/>
          <w:color w:val="222222"/>
        </w:rPr>
        <w:drawing>
          <wp:anchor distT="0" distB="0" distL="114300" distR="114300" simplePos="0" relativeHeight="251671552" behindDoc="1" locked="0" layoutInCell="1" allowOverlap="1">
            <wp:simplePos x="0" y="0"/>
            <wp:positionH relativeFrom="column">
              <wp:posOffset>-195580</wp:posOffset>
            </wp:positionH>
            <wp:positionV relativeFrom="paragraph">
              <wp:posOffset>218440</wp:posOffset>
            </wp:positionV>
            <wp:extent cx="6362700" cy="2388235"/>
            <wp:effectExtent l="19050" t="0" r="0" b="0"/>
            <wp:wrapTight wrapText="bothSides">
              <wp:wrapPolygon edited="0">
                <wp:start x="-65" y="0"/>
                <wp:lineTo x="-65" y="21365"/>
                <wp:lineTo x="21600" y="21365"/>
                <wp:lineTo x="21600" y="0"/>
                <wp:lineTo x="-65" y="0"/>
              </wp:wrapPolygon>
            </wp:wrapTight>
            <wp:docPr id="11" name="Picture 10" descr="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14" cstate="print"/>
                    <a:stretch>
                      <a:fillRect/>
                    </a:stretch>
                  </pic:blipFill>
                  <pic:spPr>
                    <a:xfrm>
                      <a:off x="0" y="0"/>
                      <a:ext cx="6362700" cy="2388235"/>
                    </a:xfrm>
                    <a:prstGeom prst="rect">
                      <a:avLst/>
                    </a:prstGeom>
                  </pic:spPr>
                </pic:pic>
              </a:graphicData>
            </a:graphic>
          </wp:anchor>
        </w:drawing>
      </w:r>
      <w:r w:rsidR="00FA522A" w:rsidRPr="006051F5">
        <w:rPr>
          <w:b/>
          <w:color w:val="222222"/>
        </w:rPr>
        <w:t xml:space="preserve">2.1 </w:t>
      </w:r>
      <w:r w:rsidR="00FA522A" w:rsidRPr="006051F5">
        <w:rPr>
          <w:b/>
          <w:color w:val="222222"/>
        </w:rPr>
        <w:tab/>
        <w:t>BLOCK DIAGRAM OF THE PROJECT</w:t>
      </w:r>
    </w:p>
    <w:p w:rsidR="00A86C64" w:rsidRPr="006051F5" w:rsidRDefault="00A86C64" w:rsidP="00A86C64">
      <w:pPr>
        <w:spacing w:after="0" w:line="360" w:lineRule="auto"/>
        <w:ind w:left="2880" w:firstLine="720"/>
        <w:jc w:val="both"/>
        <w:rPr>
          <w:rFonts w:ascii="Times New Roman" w:hAnsi="Times New Roman" w:cs="Times New Roman"/>
          <w:color w:val="000000" w:themeColor="text1"/>
          <w:sz w:val="24"/>
          <w:szCs w:val="24"/>
          <w:shd w:val="clear" w:color="auto" w:fill="FFFFFF"/>
        </w:rPr>
      </w:pPr>
      <w:r w:rsidRPr="006051F5">
        <w:rPr>
          <w:rFonts w:ascii="Times New Roman" w:hAnsi="Times New Roman" w:cs="Times New Roman"/>
          <w:sz w:val="24"/>
          <w:szCs w:val="24"/>
        </w:rPr>
        <w:t xml:space="preserve"> </w:t>
      </w:r>
      <w:r w:rsidRPr="006051F5">
        <w:rPr>
          <w:rFonts w:ascii="Times New Roman" w:hAnsi="Times New Roman" w:cs="Times New Roman"/>
          <w:color w:val="000000" w:themeColor="text1"/>
          <w:sz w:val="24"/>
          <w:szCs w:val="24"/>
          <w:shd w:val="clear" w:color="auto" w:fill="FFFFFF"/>
        </w:rPr>
        <w:t>Fig.2.1 Block Diagram</w:t>
      </w:r>
    </w:p>
    <w:p w:rsidR="00FA522A" w:rsidRPr="006051F5" w:rsidRDefault="00FA522A">
      <w:pPr>
        <w:rPr>
          <w:rFonts w:ascii="Times New Roman" w:hAnsi="Times New Roman" w:cs="Times New Roman"/>
          <w:sz w:val="24"/>
          <w:szCs w:val="24"/>
        </w:rPr>
      </w:pPr>
    </w:p>
    <w:p w:rsidR="00A86C64" w:rsidRDefault="00A86C64">
      <w:pPr>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As shown in the above schematic diagram it mainly</w:t>
      </w:r>
      <w:r w:rsidR="000605C9">
        <w:rPr>
          <w:rFonts w:ascii="Times New Roman" w:eastAsia="Times New Roman" w:hAnsi="Times New Roman" w:cs="Times New Roman"/>
          <w:color w:val="000000" w:themeColor="text1"/>
          <w:sz w:val="24"/>
          <w:szCs w:val="24"/>
        </w:rPr>
        <w:t xml:space="preserve"> consists of involvement of the above concepts.</w:t>
      </w:r>
    </w:p>
    <w:p w:rsidR="000605C9" w:rsidRPr="006051F5" w:rsidRDefault="000605C9" w:rsidP="000605C9">
      <w:pPr>
        <w:tabs>
          <w:tab w:val="left" w:pos="1087"/>
        </w:tabs>
        <w:rPr>
          <w:rFonts w:ascii="Times New Roman" w:hAnsi="Times New Roman" w:cs="Times New Roman"/>
          <w:sz w:val="24"/>
          <w:szCs w:val="24"/>
        </w:rPr>
      </w:pPr>
      <w:r>
        <w:rPr>
          <w:rFonts w:ascii="Times New Roman" w:hAnsi="Times New Roman" w:cs="Times New Roman"/>
          <w:sz w:val="24"/>
          <w:szCs w:val="24"/>
        </w:rPr>
        <w:t xml:space="preserve">Whenever a person who is in need of food approaches to this smart helping booth and scan his finger through fingerprint sensor. If the finger is detected and then once the network is set up, through the ESP8266 modem, the data of finger ID is sent to the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channel. From there in the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channel, the graph is mapped based on the data that is transferred into channel. Once the data is sent into the channel,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alarm rings through Virtuino app so as to intimate and caution the NGO person.</w:t>
      </w:r>
    </w:p>
    <w:p w:rsidR="00DC2D44" w:rsidRDefault="00DC2D44" w:rsidP="00DC2D44">
      <w:pPr>
        <w:pStyle w:val="ListParagraph"/>
        <w:jc w:val="both"/>
        <w:rPr>
          <w:rFonts w:ascii="Times New Roman" w:hAnsi="Times New Roman" w:cs="Times New Roman"/>
          <w:sz w:val="24"/>
          <w:szCs w:val="24"/>
        </w:rPr>
      </w:pPr>
    </w:p>
    <w:p w:rsidR="000605C9" w:rsidRPr="006051F5" w:rsidRDefault="000605C9" w:rsidP="00DC2D44">
      <w:pPr>
        <w:pStyle w:val="ListParagraph"/>
        <w:jc w:val="both"/>
        <w:rPr>
          <w:rFonts w:ascii="Times New Roman" w:hAnsi="Times New Roman" w:cs="Times New Roman"/>
          <w:sz w:val="24"/>
          <w:szCs w:val="24"/>
        </w:rPr>
      </w:pPr>
    </w:p>
    <w:p w:rsidR="0015668D" w:rsidRPr="006051F5" w:rsidRDefault="0015668D" w:rsidP="00131983">
      <w:pPr>
        <w:jc w:val="both"/>
        <w:rPr>
          <w:rFonts w:ascii="Times New Roman" w:hAnsi="Times New Roman" w:cs="Times New Roman"/>
          <w:sz w:val="24"/>
          <w:szCs w:val="24"/>
        </w:rPr>
      </w:pPr>
    </w:p>
    <w:p w:rsidR="0015668D" w:rsidRPr="006051F5" w:rsidRDefault="0015668D" w:rsidP="00131983">
      <w:pPr>
        <w:jc w:val="both"/>
        <w:rPr>
          <w:rFonts w:ascii="Times New Roman" w:hAnsi="Times New Roman" w:cs="Times New Roman"/>
          <w:sz w:val="24"/>
          <w:szCs w:val="24"/>
        </w:rPr>
      </w:pPr>
    </w:p>
    <w:p w:rsidR="008651BB" w:rsidRPr="006051F5" w:rsidRDefault="008651BB" w:rsidP="00131983">
      <w:pPr>
        <w:jc w:val="both"/>
        <w:rPr>
          <w:rFonts w:ascii="Verdana" w:hAnsi="Verdana"/>
          <w:sz w:val="24"/>
          <w:szCs w:val="24"/>
        </w:rPr>
      </w:pPr>
    </w:p>
    <w:p w:rsidR="006051F5" w:rsidRPr="006051F5" w:rsidRDefault="006051F5" w:rsidP="000605C9">
      <w:pPr>
        <w:spacing w:after="0" w:line="360" w:lineRule="auto"/>
        <w:jc w:val="both"/>
        <w:rPr>
          <w:rFonts w:ascii="Times New Roman" w:hAnsi="Times New Roman" w:cs="Times New Roman"/>
          <w:b/>
          <w:sz w:val="24"/>
          <w:szCs w:val="24"/>
        </w:rPr>
      </w:pPr>
    </w:p>
    <w:p w:rsidR="003B2E7E" w:rsidRDefault="003B2E7E" w:rsidP="00BA6BBA">
      <w:pPr>
        <w:spacing w:after="0" w:line="360" w:lineRule="auto"/>
        <w:ind w:left="-5"/>
        <w:jc w:val="both"/>
        <w:rPr>
          <w:rFonts w:ascii="Times New Roman" w:hAnsi="Times New Roman" w:cs="Times New Roman"/>
          <w:b/>
          <w:sz w:val="24"/>
          <w:szCs w:val="24"/>
        </w:rPr>
      </w:pPr>
    </w:p>
    <w:p w:rsidR="000C1F85" w:rsidRPr="000C1F85" w:rsidRDefault="000C1F85" w:rsidP="000C1F85">
      <w:pPr>
        <w:shd w:val="clear" w:color="auto" w:fill="FFFFFF"/>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2.3HARDWARE DESCRIPTION</w:t>
      </w:r>
    </w:p>
    <w:p w:rsidR="00BA6BBA" w:rsidRPr="000C1F85" w:rsidRDefault="000C1F85" w:rsidP="00BA6BBA">
      <w:pPr>
        <w:spacing w:after="0" w:line="360" w:lineRule="auto"/>
        <w:ind w:left="-5"/>
        <w:jc w:val="both"/>
        <w:rPr>
          <w:rFonts w:ascii="Times New Roman" w:hAnsi="Times New Roman" w:cs="Times New Roman"/>
          <w:b/>
          <w:sz w:val="28"/>
          <w:szCs w:val="24"/>
        </w:rPr>
      </w:pPr>
      <w:r>
        <w:rPr>
          <w:rFonts w:ascii="Times New Roman" w:hAnsi="Times New Roman" w:cs="Times New Roman"/>
          <w:b/>
          <w:sz w:val="28"/>
          <w:szCs w:val="24"/>
        </w:rPr>
        <w:t>2.3.1</w:t>
      </w:r>
      <w:r w:rsidR="00BA6BBA" w:rsidRPr="000C1F85">
        <w:rPr>
          <w:rFonts w:ascii="Times New Roman" w:hAnsi="Times New Roman" w:cs="Times New Roman"/>
          <w:b/>
          <w:sz w:val="28"/>
          <w:szCs w:val="24"/>
        </w:rPr>
        <w:t>FINGERPRINT SENSOR:</w:t>
      </w:r>
    </w:p>
    <w:p w:rsidR="00BA6BBA" w:rsidRPr="006051F5" w:rsidRDefault="00BA6BBA" w:rsidP="00BA6BBA">
      <w:pPr>
        <w:spacing w:after="0" w:line="360" w:lineRule="auto"/>
        <w:ind w:left="-5"/>
        <w:jc w:val="both"/>
        <w:rPr>
          <w:rFonts w:ascii="Times New Roman" w:hAnsi="Times New Roman" w:cs="Times New Roman"/>
          <w:b/>
          <w:sz w:val="24"/>
          <w:szCs w:val="24"/>
        </w:rPr>
      </w:pPr>
      <w:r w:rsidRPr="006051F5">
        <w:rPr>
          <w:noProof/>
          <w:sz w:val="24"/>
          <w:szCs w:val="24"/>
          <w:lang w:val="en-US" w:eastAsia="en-US"/>
        </w:rPr>
        <w:drawing>
          <wp:anchor distT="0" distB="0" distL="114300" distR="114300" simplePos="0" relativeHeight="251658240" behindDoc="1" locked="0" layoutInCell="1" allowOverlap="1">
            <wp:simplePos x="0" y="0"/>
            <wp:positionH relativeFrom="column">
              <wp:posOffset>933450</wp:posOffset>
            </wp:positionH>
            <wp:positionV relativeFrom="paragraph">
              <wp:posOffset>93345</wp:posOffset>
            </wp:positionV>
            <wp:extent cx="3533775" cy="2647950"/>
            <wp:effectExtent l="19050" t="0" r="9525" b="0"/>
            <wp:wrapTight wrapText="bothSides">
              <wp:wrapPolygon edited="0">
                <wp:start x="-116" y="0"/>
                <wp:lineTo x="-116" y="21445"/>
                <wp:lineTo x="21658" y="21445"/>
                <wp:lineTo x="21658" y="0"/>
                <wp:lineTo x="-116" y="0"/>
              </wp:wrapPolygon>
            </wp:wrapTight>
            <wp:docPr id="1" name="Picture 1" descr="Fingerprin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rprint sensor"/>
                    <pic:cNvPicPr>
                      <a:picLocks noChangeAspect="1" noChangeArrowheads="1"/>
                    </pic:cNvPicPr>
                  </pic:nvPicPr>
                  <pic:blipFill>
                    <a:blip r:embed="rId15" cstate="print"/>
                    <a:srcRect/>
                    <a:stretch>
                      <a:fillRect/>
                    </a:stretch>
                  </pic:blipFill>
                  <pic:spPr bwMode="auto">
                    <a:xfrm>
                      <a:off x="0" y="0"/>
                      <a:ext cx="3533775" cy="2647950"/>
                    </a:xfrm>
                    <a:prstGeom prst="rect">
                      <a:avLst/>
                    </a:prstGeom>
                    <a:noFill/>
                    <a:ln w="9525">
                      <a:noFill/>
                      <a:miter lim="800000"/>
                      <a:headEnd/>
                      <a:tailEnd/>
                    </a:ln>
                  </pic:spPr>
                </pic:pic>
              </a:graphicData>
            </a:graphic>
          </wp:anchor>
        </w:drawing>
      </w:r>
    </w:p>
    <w:p w:rsidR="00BA6BBA" w:rsidRPr="006051F5" w:rsidRDefault="00BA6BBA" w:rsidP="00BA6BBA">
      <w:pPr>
        <w:shd w:val="clear" w:color="auto" w:fill="FFFFFF"/>
        <w:spacing w:before="300" w:after="300" w:line="450" w:lineRule="atLeast"/>
        <w:outlineLvl w:val="0"/>
        <w:rPr>
          <w:rFonts w:ascii="Lucida Sans Unicode" w:eastAsia="Times New Roman" w:hAnsi="Lucida Sans Unicode" w:cs="Lucida Sans Unicode"/>
          <w:caps/>
          <w:color w:val="000000" w:themeColor="text1"/>
          <w:spacing w:val="4"/>
          <w:kern w:val="36"/>
          <w:sz w:val="24"/>
          <w:szCs w:val="24"/>
          <w:lang w:val="en-US" w:eastAsia="en-US"/>
        </w:rPr>
      </w:pPr>
    </w:p>
    <w:p w:rsidR="00BA6BBA" w:rsidRPr="006051F5" w:rsidRDefault="00BA6BBA" w:rsidP="00BA6BBA">
      <w:pPr>
        <w:shd w:val="clear" w:color="auto" w:fill="FFFFFF"/>
        <w:spacing w:before="300" w:after="300" w:line="450" w:lineRule="atLeast"/>
        <w:outlineLvl w:val="0"/>
        <w:rPr>
          <w:rFonts w:ascii="Lucida Sans Unicode" w:eastAsia="Times New Roman" w:hAnsi="Lucida Sans Unicode" w:cs="Lucida Sans Unicode"/>
          <w:caps/>
          <w:color w:val="000000" w:themeColor="text1"/>
          <w:spacing w:val="4"/>
          <w:kern w:val="36"/>
          <w:sz w:val="24"/>
          <w:szCs w:val="24"/>
          <w:lang w:val="en-US" w:eastAsia="en-US"/>
        </w:rPr>
      </w:pPr>
    </w:p>
    <w:p w:rsidR="00BA6BBA" w:rsidRPr="006051F5" w:rsidRDefault="00BA6BBA" w:rsidP="00BA6BBA">
      <w:pPr>
        <w:shd w:val="clear" w:color="auto" w:fill="FFFFFF"/>
        <w:spacing w:before="300" w:after="300" w:line="450" w:lineRule="atLeast"/>
        <w:outlineLvl w:val="0"/>
        <w:rPr>
          <w:rFonts w:ascii="Lucida Sans Unicode" w:eastAsia="Times New Roman" w:hAnsi="Lucida Sans Unicode" w:cs="Lucida Sans Unicode"/>
          <w:caps/>
          <w:color w:val="000000" w:themeColor="text1"/>
          <w:spacing w:val="4"/>
          <w:kern w:val="36"/>
          <w:sz w:val="24"/>
          <w:szCs w:val="24"/>
          <w:lang w:val="en-US" w:eastAsia="en-US"/>
        </w:rPr>
      </w:pPr>
    </w:p>
    <w:p w:rsidR="00BA6BBA" w:rsidRPr="006051F5" w:rsidRDefault="00BA6BBA" w:rsidP="00BA6BBA">
      <w:pPr>
        <w:shd w:val="clear" w:color="auto" w:fill="FFFFFF"/>
        <w:spacing w:before="300" w:after="300" w:line="450" w:lineRule="atLeast"/>
        <w:outlineLvl w:val="0"/>
        <w:rPr>
          <w:rFonts w:ascii="Lucida Sans Unicode" w:eastAsia="Times New Roman" w:hAnsi="Lucida Sans Unicode" w:cs="Lucida Sans Unicode"/>
          <w:caps/>
          <w:color w:val="000000" w:themeColor="text1"/>
          <w:spacing w:val="4"/>
          <w:kern w:val="36"/>
          <w:sz w:val="24"/>
          <w:szCs w:val="24"/>
          <w:lang w:val="en-US" w:eastAsia="en-US"/>
        </w:rPr>
      </w:pPr>
    </w:p>
    <w:p w:rsidR="00BA6BBA" w:rsidRPr="006051F5" w:rsidRDefault="00BA6BBA" w:rsidP="00BA6BBA">
      <w:pPr>
        <w:shd w:val="clear" w:color="auto" w:fill="FFFFFF"/>
        <w:spacing w:before="300" w:after="300" w:line="450" w:lineRule="atLeast"/>
        <w:outlineLvl w:val="0"/>
        <w:rPr>
          <w:rFonts w:ascii="Lucida Sans Unicode" w:eastAsia="Times New Roman" w:hAnsi="Lucida Sans Unicode" w:cs="Lucida Sans Unicode"/>
          <w:caps/>
          <w:color w:val="000000" w:themeColor="text1"/>
          <w:spacing w:val="4"/>
          <w:kern w:val="36"/>
          <w:sz w:val="24"/>
          <w:szCs w:val="24"/>
          <w:lang w:val="en-US" w:eastAsia="en-US"/>
        </w:rPr>
      </w:pPr>
    </w:p>
    <w:p w:rsidR="00BA6BBA" w:rsidRPr="006051F5" w:rsidRDefault="00BA6BBA" w:rsidP="00BA6BBA">
      <w:pPr>
        <w:shd w:val="clear" w:color="auto" w:fill="FFFFFF"/>
        <w:spacing w:before="300" w:after="300" w:line="450" w:lineRule="atLeast"/>
        <w:outlineLvl w:val="0"/>
        <w:rPr>
          <w:rFonts w:ascii="Times New Roman" w:eastAsia="Times New Roman" w:hAnsi="Times New Roman" w:cs="Times New Roman"/>
          <w:b/>
          <w:caps/>
          <w:color w:val="000000" w:themeColor="text1"/>
          <w:spacing w:val="4"/>
          <w:kern w:val="36"/>
          <w:sz w:val="24"/>
          <w:szCs w:val="24"/>
          <w:lang w:val="en-US" w:eastAsia="en-US"/>
        </w:rPr>
      </w:pPr>
      <w:r w:rsidRPr="006051F5">
        <w:rPr>
          <w:rFonts w:ascii="Times New Roman" w:eastAsia="Times New Roman" w:hAnsi="Times New Roman" w:cs="Times New Roman"/>
          <w:b/>
          <w:caps/>
          <w:color w:val="000000" w:themeColor="text1"/>
          <w:spacing w:val="4"/>
          <w:kern w:val="36"/>
          <w:sz w:val="24"/>
          <w:szCs w:val="24"/>
          <w:lang w:val="en-US" w:eastAsia="en-US"/>
        </w:rPr>
        <w:t>DESCRIPTION</w:t>
      </w:r>
    </w:p>
    <w:p w:rsidR="00BA6BBA" w:rsidRPr="006051F5" w:rsidRDefault="00BA6BBA" w:rsidP="00BA6BBA">
      <w:pPr>
        <w:shd w:val="clear" w:color="auto" w:fill="FFFFFF"/>
        <w:spacing w:after="150" w:line="240" w:lineRule="auto"/>
        <w:jc w:val="both"/>
        <w:rPr>
          <w:rFonts w:ascii="Times New Roman" w:eastAsia="Times New Roman" w:hAnsi="Times New Roman" w:cs="Times New Roman"/>
          <w:color w:val="000000"/>
          <w:spacing w:val="4"/>
          <w:sz w:val="24"/>
          <w:szCs w:val="24"/>
          <w:lang w:val="en-US" w:eastAsia="en-US"/>
        </w:rPr>
      </w:pPr>
      <w:bookmarkStart w:id="0" w:name="description"/>
      <w:bookmarkEnd w:id="0"/>
      <w:r w:rsidRPr="006051F5">
        <w:rPr>
          <w:rFonts w:ascii="Times New Roman" w:eastAsia="Times New Roman" w:hAnsi="Times New Roman" w:cs="Times New Roman"/>
          <w:color w:val="000000"/>
          <w:spacing w:val="4"/>
          <w:sz w:val="24"/>
          <w:szCs w:val="24"/>
          <w:lang w:val="en-US" w:eastAsia="en-US"/>
        </w:rPr>
        <w:t>Secure your project with biometrics - this all-in-one optical fingerprint sensor will make adding fingerprint detection and verification super simple. These modules are typically used in safes - there's a high powered DSP chip that does the image rendering, calculation, feature-finding and searching. Connect to any microcontroller or system with TTL serial, and send packets of data to take photos, detect prints, hash and search. You can also enroll new fingers directly - up to 162 finger prints can be stored in the onboard FLASH memory.</w:t>
      </w:r>
      <w:r w:rsidRPr="006051F5">
        <w:rPr>
          <w:rFonts w:ascii="Times New Roman" w:eastAsia="Times New Roman" w:hAnsi="Times New Roman" w:cs="Times New Roman"/>
          <w:color w:val="000000"/>
          <w:spacing w:val="4"/>
          <w:sz w:val="24"/>
          <w:szCs w:val="24"/>
          <w:lang w:val="en-US" w:eastAsia="en-US"/>
        </w:rPr>
        <w:br/>
      </w:r>
      <w:r w:rsidRPr="006051F5">
        <w:rPr>
          <w:rFonts w:ascii="Times New Roman" w:eastAsia="Times New Roman" w:hAnsi="Times New Roman" w:cs="Times New Roman"/>
          <w:color w:val="000000"/>
          <w:spacing w:val="4"/>
          <w:sz w:val="24"/>
          <w:szCs w:val="24"/>
          <w:lang w:val="en-US" w:eastAsia="en-US"/>
        </w:rPr>
        <w:br/>
        <w:t xml:space="preserve">We like this particular sensor because not only is it easy to use, it also comes with fairly straight-forward Windows software that makes testing the module simple - you can even enroll using the software and see an image of the fingerprint on your computer screen. But, of course, we wouldn't leave you a datasheet and a "good luck!" - </w:t>
      </w:r>
      <w:proofErr w:type="gramStart"/>
      <w:r w:rsidRPr="006051F5">
        <w:rPr>
          <w:rFonts w:ascii="Times New Roman" w:eastAsia="Times New Roman" w:hAnsi="Times New Roman" w:cs="Times New Roman"/>
          <w:color w:val="000000"/>
          <w:spacing w:val="4"/>
          <w:sz w:val="24"/>
          <w:szCs w:val="24"/>
          <w:lang w:val="en-US" w:eastAsia="en-US"/>
        </w:rPr>
        <w:t>we've</w:t>
      </w:r>
      <w:proofErr w:type="gramEnd"/>
      <w:r w:rsidRPr="006051F5">
        <w:rPr>
          <w:rFonts w:ascii="Times New Roman" w:eastAsia="Times New Roman" w:hAnsi="Times New Roman" w:cs="Times New Roman"/>
          <w:color w:val="000000"/>
          <w:spacing w:val="4"/>
          <w:sz w:val="24"/>
          <w:szCs w:val="24"/>
          <w:lang w:val="en-US" w:eastAsia="en-US"/>
        </w:rPr>
        <w:t xml:space="preserve"> written both a Arduino library and Circuit Python library, so that you can get running in under 10 minutes. The library can enroll and search so </w:t>
      </w:r>
      <w:proofErr w:type="spellStart"/>
      <w:proofErr w:type="gramStart"/>
      <w:r w:rsidRPr="006051F5">
        <w:rPr>
          <w:rFonts w:ascii="Times New Roman" w:eastAsia="Times New Roman" w:hAnsi="Times New Roman" w:cs="Times New Roman"/>
          <w:color w:val="000000"/>
          <w:spacing w:val="4"/>
          <w:sz w:val="24"/>
          <w:szCs w:val="24"/>
          <w:lang w:val="en-US" w:eastAsia="en-US"/>
        </w:rPr>
        <w:t>its</w:t>
      </w:r>
      <w:proofErr w:type="spellEnd"/>
      <w:proofErr w:type="gramEnd"/>
      <w:r w:rsidRPr="006051F5">
        <w:rPr>
          <w:rFonts w:ascii="Times New Roman" w:eastAsia="Times New Roman" w:hAnsi="Times New Roman" w:cs="Times New Roman"/>
          <w:color w:val="000000"/>
          <w:spacing w:val="4"/>
          <w:sz w:val="24"/>
          <w:szCs w:val="24"/>
          <w:lang w:val="en-US" w:eastAsia="en-US"/>
        </w:rPr>
        <w:t xml:space="preserve"> perfect for any project.</w:t>
      </w:r>
    </w:p>
    <w:p w:rsidR="00BA6BBA" w:rsidRPr="006051F5" w:rsidRDefault="00BA6BBA" w:rsidP="00BA6BBA">
      <w:pPr>
        <w:shd w:val="clear" w:color="auto" w:fill="FFFFFF"/>
        <w:tabs>
          <w:tab w:val="right" w:pos="9360"/>
        </w:tabs>
        <w:spacing w:before="300" w:after="300" w:line="450" w:lineRule="atLeast"/>
        <w:jc w:val="both"/>
        <w:outlineLvl w:val="0"/>
        <w:rPr>
          <w:rFonts w:ascii="Times New Roman" w:eastAsia="Times New Roman" w:hAnsi="Times New Roman" w:cs="Times New Roman"/>
          <w:caps/>
          <w:color w:val="000000" w:themeColor="text1"/>
          <w:spacing w:val="4"/>
          <w:kern w:val="36"/>
          <w:sz w:val="24"/>
          <w:szCs w:val="24"/>
          <w:lang w:val="en-US" w:eastAsia="en-US"/>
        </w:rPr>
      </w:pPr>
      <w:r w:rsidRPr="006051F5">
        <w:rPr>
          <w:rFonts w:ascii="Times New Roman" w:eastAsia="Times New Roman" w:hAnsi="Times New Roman" w:cs="Times New Roman"/>
          <w:caps/>
          <w:color w:val="000000" w:themeColor="text1"/>
          <w:spacing w:val="4"/>
          <w:kern w:val="36"/>
          <w:sz w:val="24"/>
          <w:szCs w:val="24"/>
          <w:lang w:val="en-US" w:eastAsia="en-US"/>
        </w:rPr>
        <w:t>TECHNICAL DETAILS</w:t>
      </w:r>
      <w:bookmarkStart w:id="1" w:name="technical-details"/>
      <w:bookmarkEnd w:id="1"/>
      <w:r w:rsidRPr="006051F5">
        <w:rPr>
          <w:rFonts w:ascii="Times New Roman" w:eastAsia="Times New Roman" w:hAnsi="Times New Roman" w:cs="Times New Roman"/>
          <w:caps/>
          <w:color w:val="000000" w:themeColor="text1"/>
          <w:spacing w:val="4"/>
          <w:kern w:val="36"/>
          <w:sz w:val="24"/>
          <w:szCs w:val="24"/>
          <w:lang w:val="en-US" w:eastAsia="en-US"/>
        </w:rPr>
        <w:tab/>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Supply voltage: 3.6 - 6.0VDC</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Operating current: 120mA max</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Peak current: 150mA max</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Fingerprint imaging time: &lt;1.0 seconds</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Window area: 14mm x 18mm</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Signature file: 256 bytes</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lastRenderedPageBreak/>
        <w:t>Template file: 512 bytes</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Storage capacity: 162 templates</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Safety ratings (1-5 low to high safety)</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False Acceptance Rate: &lt;0.001% (Security level 3)</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False Reject Rate: &lt;1.0% (Security level 3)</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Interface: TTL Serial</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Baud rate: 9600, 19200, 28800, 38400, 57600 (default is 57600)</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Working temperature rating: -20C to +50C</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Working humidity: 40%-85% RH</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Full Dimensions: 56 x 20 x 21.5mm</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Exposed Dimensions (when placed in box): 21mm x 21mm x 21mm triangular</w:t>
      </w:r>
    </w:p>
    <w:p w:rsidR="00BA6BBA" w:rsidRPr="006051F5" w:rsidRDefault="00BA6BBA" w:rsidP="00BA6BBA">
      <w:pPr>
        <w:numPr>
          <w:ilvl w:val="0"/>
          <w:numId w:val="1"/>
        </w:numPr>
        <w:shd w:val="clear" w:color="auto" w:fill="FFFFFF"/>
        <w:spacing w:before="100" w:beforeAutospacing="1" w:after="100" w:afterAutospacing="1" w:line="240" w:lineRule="auto"/>
        <w:ind w:left="570"/>
        <w:jc w:val="both"/>
        <w:rPr>
          <w:rFonts w:ascii="Times New Roman" w:eastAsia="Times New Roman" w:hAnsi="Times New Roman" w:cs="Times New Roman"/>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t>Weight: 20 grams</w:t>
      </w:r>
    </w:p>
    <w:p w:rsidR="00BA6BBA" w:rsidRPr="000C1F85" w:rsidRDefault="000C1F85" w:rsidP="00BA6BBA">
      <w:pPr>
        <w:pStyle w:val="Heading2"/>
        <w:shd w:val="clear" w:color="auto" w:fill="FFFFFF"/>
        <w:spacing w:before="384" w:after="120" w:line="276" w:lineRule="atLeast"/>
        <w:rPr>
          <w:rFonts w:ascii="Times New Roman" w:hAnsi="Times New Roman" w:cs="Times New Roman"/>
          <w:bCs w:val="0"/>
          <w:color w:val="000000" w:themeColor="text1"/>
          <w:sz w:val="28"/>
          <w:szCs w:val="24"/>
        </w:rPr>
      </w:pPr>
      <w:r w:rsidRPr="000C1F85">
        <w:rPr>
          <w:rFonts w:ascii="Times New Roman" w:hAnsi="Times New Roman" w:cs="Times New Roman"/>
          <w:bCs w:val="0"/>
          <w:color w:val="000000" w:themeColor="text1"/>
          <w:sz w:val="28"/>
          <w:szCs w:val="24"/>
        </w:rPr>
        <w:t>2.</w:t>
      </w:r>
      <w:r>
        <w:rPr>
          <w:rFonts w:ascii="Times New Roman" w:hAnsi="Times New Roman" w:cs="Times New Roman"/>
          <w:bCs w:val="0"/>
          <w:color w:val="000000" w:themeColor="text1"/>
          <w:sz w:val="28"/>
          <w:szCs w:val="24"/>
        </w:rPr>
        <w:t xml:space="preserve">3.2 </w:t>
      </w:r>
      <w:r w:rsidR="00BA6BBA" w:rsidRPr="000C1F85">
        <w:rPr>
          <w:rFonts w:ascii="Times New Roman" w:hAnsi="Times New Roman" w:cs="Times New Roman"/>
          <w:bCs w:val="0"/>
          <w:color w:val="000000" w:themeColor="text1"/>
          <w:sz w:val="28"/>
          <w:szCs w:val="24"/>
        </w:rPr>
        <w:t>ESP</w:t>
      </w:r>
      <w:r w:rsidRPr="000C1F85">
        <w:rPr>
          <w:rFonts w:ascii="Times New Roman" w:hAnsi="Times New Roman" w:cs="Times New Roman"/>
          <w:bCs w:val="0"/>
          <w:color w:val="000000" w:themeColor="text1"/>
          <w:sz w:val="28"/>
          <w:szCs w:val="24"/>
        </w:rPr>
        <w:t>8266</w:t>
      </w:r>
      <w:r w:rsidR="00BA6BBA" w:rsidRPr="000C1F85">
        <w:rPr>
          <w:rFonts w:ascii="Times New Roman" w:hAnsi="Times New Roman" w:cs="Times New Roman"/>
          <w:bCs w:val="0"/>
          <w:color w:val="000000" w:themeColor="text1"/>
          <w:sz w:val="28"/>
          <w:szCs w:val="24"/>
        </w:rPr>
        <w:t xml:space="preserve"> Module</w:t>
      </w:r>
    </w:p>
    <w:p w:rsidR="00BA6BBA" w:rsidRPr="006051F5" w:rsidRDefault="00BA6BBA" w:rsidP="00BA6BBA">
      <w:pPr>
        <w:pStyle w:val="NormalWeb"/>
        <w:shd w:val="clear" w:color="auto" w:fill="FFFFFF"/>
        <w:spacing w:before="192" w:beforeAutospacing="0" w:after="192" w:afterAutospacing="0" w:line="360" w:lineRule="atLeast"/>
        <w:rPr>
          <w:color w:val="43414E"/>
        </w:rPr>
      </w:pPr>
      <w:r w:rsidRPr="006051F5">
        <w:rPr>
          <w:color w:val="43414E"/>
        </w:rPr>
        <w:t>The development board equips the ESP-12E module containing ESP8266 chip having </w:t>
      </w:r>
      <w:proofErr w:type="spellStart"/>
      <w:r w:rsidRPr="006051F5">
        <w:rPr>
          <w:rStyle w:val="Strong"/>
          <w:b w:val="0"/>
          <w:bCs w:val="0"/>
          <w:color w:val="222222"/>
        </w:rPr>
        <w:t>Tensilica</w:t>
      </w:r>
      <w:proofErr w:type="spellEnd"/>
      <w:r w:rsidRPr="006051F5">
        <w:rPr>
          <w:rStyle w:val="Strong"/>
          <w:b w:val="0"/>
          <w:bCs w:val="0"/>
          <w:color w:val="222222"/>
        </w:rPr>
        <w:t xml:space="preserve"> </w:t>
      </w:r>
      <w:proofErr w:type="spellStart"/>
      <w:r w:rsidRPr="006051F5">
        <w:rPr>
          <w:rStyle w:val="Strong"/>
          <w:b w:val="0"/>
          <w:bCs w:val="0"/>
          <w:color w:val="222222"/>
        </w:rPr>
        <w:t>Xtensa</w:t>
      </w:r>
      <w:proofErr w:type="spellEnd"/>
      <w:r w:rsidRPr="006051F5">
        <w:rPr>
          <w:rStyle w:val="Strong"/>
          <w:b w:val="0"/>
          <w:bCs w:val="0"/>
          <w:color w:val="222222"/>
        </w:rPr>
        <w:t>® 32-bit LX106 RISC microprocessor</w:t>
      </w:r>
      <w:r w:rsidRPr="006051F5">
        <w:rPr>
          <w:color w:val="43414E"/>
        </w:rPr>
        <w:t> which operates at </w:t>
      </w:r>
      <w:r w:rsidRPr="006051F5">
        <w:rPr>
          <w:rStyle w:val="Strong"/>
          <w:b w:val="0"/>
          <w:bCs w:val="0"/>
          <w:color w:val="222222"/>
        </w:rPr>
        <w:t>80 to 160 MHz</w:t>
      </w:r>
      <w:r w:rsidRPr="006051F5">
        <w:rPr>
          <w:color w:val="43414E"/>
        </w:rPr>
        <w:t> adjustable clock frequency and supports </w:t>
      </w:r>
      <w:r w:rsidRPr="006051F5">
        <w:rPr>
          <w:rStyle w:val="Strong"/>
          <w:b w:val="0"/>
          <w:bCs w:val="0"/>
          <w:color w:val="222222"/>
        </w:rPr>
        <w:t>RTOS</w:t>
      </w:r>
      <w:r w:rsidRPr="006051F5">
        <w:rPr>
          <w:color w:val="43414E"/>
        </w:rPr>
        <w:t>.</w:t>
      </w:r>
    </w:p>
    <w:p w:rsidR="00131983" w:rsidRPr="006051F5" w:rsidRDefault="00131983" w:rsidP="00131983">
      <w:pPr>
        <w:pStyle w:val="NormalWeb"/>
        <w:numPr>
          <w:ilvl w:val="0"/>
          <w:numId w:val="11"/>
        </w:numPr>
        <w:shd w:val="clear" w:color="auto" w:fill="FFFFFF"/>
        <w:spacing w:before="192" w:beforeAutospacing="0" w:after="192" w:afterAutospacing="0" w:line="360" w:lineRule="atLeast"/>
        <w:rPr>
          <w:color w:val="43414E"/>
        </w:rPr>
      </w:pPr>
      <w:proofErr w:type="spellStart"/>
      <w:r w:rsidRPr="006051F5">
        <w:rPr>
          <w:color w:val="43414E"/>
        </w:rPr>
        <w:t>Tensilica</w:t>
      </w:r>
      <w:proofErr w:type="spellEnd"/>
      <w:r w:rsidRPr="006051F5">
        <w:rPr>
          <w:color w:val="43414E"/>
        </w:rPr>
        <w:t xml:space="preserve"> </w:t>
      </w:r>
      <w:proofErr w:type="spellStart"/>
      <w:r w:rsidRPr="006051F5">
        <w:rPr>
          <w:color w:val="43414E"/>
        </w:rPr>
        <w:t>Xtensa</w:t>
      </w:r>
      <w:proofErr w:type="spellEnd"/>
      <w:r w:rsidRPr="006051F5">
        <w:rPr>
          <w:color w:val="43414E"/>
        </w:rPr>
        <w:t xml:space="preserve"> R 32-bit LX106</w:t>
      </w:r>
    </w:p>
    <w:p w:rsidR="00131983" w:rsidRPr="006051F5" w:rsidRDefault="00131983" w:rsidP="00131983">
      <w:pPr>
        <w:pStyle w:val="NormalWeb"/>
        <w:numPr>
          <w:ilvl w:val="0"/>
          <w:numId w:val="11"/>
        </w:numPr>
        <w:shd w:val="clear" w:color="auto" w:fill="FFFFFF"/>
        <w:spacing w:before="192" w:beforeAutospacing="0" w:after="192" w:afterAutospacing="0" w:line="360" w:lineRule="atLeast"/>
        <w:rPr>
          <w:color w:val="43414E"/>
        </w:rPr>
      </w:pPr>
      <w:r w:rsidRPr="006051F5">
        <w:rPr>
          <w:color w:val="43414E"/>
        </w:rPr>
        <w:t>80 to 160 MHz clock Freq</w:t>
      </w:r>
    </w:p>
    <w:p w:rsidR="00131983" w:rsidRPr="006051F5" w:rsidRDefault="00131983" w:rsidP="00131983">
      <w:pPr>
        <w:pStyle w:val="NormalWeb"/>
        <w:numPr>
          <w:ilvl w:val="0"/>
          <w:numId w:val="11"/>
        </w:numPr>
        <w:shd w:val="clear" w:color="auto" w:fill="FFFFFF"/>
        <w:spacing w:before="192" w:beforeAutospacing="0" w:after="192" w:afterAutospacing="0" w:line="360" w:lineRule="atLeast"/>
        <w:rPr>
          <w:color w:val="43414E"/>
        </w:rPr>
      </w:pPr>
      <w:r w:rsidRPr="006051F5">
        <w:rPr>
          <w:color w:val="43414E"/>
        </w:rPr>
        <w:t>128kB internal RAM</w:t>
      </w:r>
    </w:p>
    <w:p w:rsidR="00131983" w:rsidRPr="006051F5" w:rsidRDefault="001A50D0" w:rsidP="00131983">
      <w:pPr>
        <w:pStyle w:val="NormalWeb"/>
        <w:numPr>
          <w:ilvl w:val="0"/>
          <w:numId w:val="11"/>
        </w:numPr>
        <w:shd w:val="clear" w:color="auto" w:fill="FFFFFF"/>
        <w:spacing w:before="192" w:beforeAutospacing="0" w:after="192" w:afterAutospacing="0" w:line="360" w:lineRule="atLeast"/>
        <w:rPr>
          <w:color w:val="43414E"/>
        </w:rPr>
      </w:pPr>
      <w:r w:rsidRPr="006051F5">
        <w:rPr>
          <w:color w:val="43414E"/>
        </w:rPr>
        <w:t>4MB external flash</w:t>
      </w:r>
    </w:p>
    <w:p w:rsidR="00BA6BBA" w:rsidRPr="006051F5" w:rsidRDefault="001A50D0" w:rsidP="004E3CCC">
      <w:pPr>
        <w:pStyle w:val="NormalWeb"/>
        <w:numPr>
          <w:ilvl w:val="0"/>
          <w:numId w:val="11"/>
        </w:numPr>
        <w:shd w:val="clear" w:color="auto" w:fill="FFFFFF"/>
        <w:spacing w:before="192" w:beforeAutospacing="0" w:after="192" w:afterAutospacing="0" w:line="360" w:lineRule="atLeast"/>
        <w:rPr>
          <w:color w:val="43414E"/>
        </w:rPr>
      </w:pPr>
      <w:r w:rsidRPr="006051F5">
        <w:rPr>
          <w:color w:val="43414E"/>
        </w:rPr>
        <w:t>802.11</w:t>
      </w:r>
      <w:r w:rsidR="00515CCB" w:rsidRPr="006051F5">
        <w:rPr>
          <w:color w:val="43414E"/>
        </w:rPr>
        <w:t>b</w:t>
      </w:r>
      <w:r w:rsidR="004E3CCC" w:rsidRPr="006051F5">
        <w:rPr>
          <w:color w:val="43414E"/>
        </w:rPr>
        <w:t xml:space="preserve">/g/n Wi-Fi </w:t>
      </w:r>
      <w:proofErr w:type="spellStart"/>
      <w:r w:rsidR="004E3CCC" w:rsidRPr="006051F5">
        <w:rPr>
          <w:color w:val="43414E"/>
        </w:rPr>
        <w:t>transcieve</w:t>
      </w:r>
      <w:proofErr w:type="spellEnd"/>
    </w:p>
    <w:p w:rsidR="00BA6BBA" w:rsidRPr="006051F5" w:rsidRDefault="00BA6BBA" w:rsidP="00BA6BBA">
      <w:pPr>
        <w:shd w:val="clear" w:color="auto" w:fill="FFFFFF"/>
        <w:spacing w:line="240" w:lineRule="auto"/>
        <w:jc w:val="center"/>
        <w:textAlignment w:val="center"/>
        <w:rPr>
          <w:rFonts w:ascii="Roboto" w:hAnsi="Roboto"/>
          <w:color w:val="43414E"/>
          <w:sz w:val="24"/>
          <w:szCs w:val="24"/>
        </w:rPr>
      </w:pPr>
      <w:r w:rsidRPr="006051F5">
        <w:rPr>
          <w:rFonts w:ascii="Roboto" w:hAnsi="Roboto"/>
          <w:noProof/>
          <w:color w:val="43414E"/>
          <w:sz w:val="24"/>
          <w:szCs w:val="24"/>
          <w:lang w:val="en-US" w:eastAsia="en-US"/>
        </w:rPr>
        <w:drawing>
          <wp:inline distT="0" distB="0" distL="0" distR="0">
            <wp:extent cx="3343275" cy="2762250"/>
            <wp:effectExtent l="19050" t="0" r="9525" b="0"/>
            <wp:docPr id="4" name="Picture 4" descr="ESP8266 NodeMCU Hardware Specifications - ESP-12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8266 NodeMCU Hardware Specifications - ESP-12E Chip"/>
                    <pic:cNvPicPr>
                      <a:picLocks noChangeAspect="1" noChangeArrowheads="1"/>
                    </pic:cNvPicPr>
                  </pic:nvPicPr>
                  <pic:blipFill>
                    <a:blip r:embed="rId16" cstate="print"/>
                    <a:srcRect/>
                    <a:stretch>
                      <a:fillRect/>
                    </a:stretch>
                  </pic:blipFill>
                  <pic:spPr bwMode="auto">
                    <a:xfrm>
                      <a:off x="0" y="0"/>
                      <a:ext cx="3343275" cy="2762250"/>
                    </a:xfrm>
                    <a:prstGeom prst="rect">
                      <a:avLst/>
                    </a:prstGeom>
                    <a:noFill/>
                    <a:ln w="9525">
                      <a:noFill/>
                      <a:miter lim="800000"/>
                      <a:headEnd/>
                      <a:tailEnd/>
                    </a:ln>
                  </pic:spPr>
                </pic:pic>
              </a:graphicData>
            </a:graphic>
          </wp:inline>
        </w:drawing>
      </w:r>
    </w:p>
    <w:p w:rsidR="00BA6BBA" w:rsidRPr="006051F5" w:rsidRDefault="00BA6BBA" w:rsidP="004E3CCC">
      <w:pPr>
        <w:pStyle w:val="NormalWeb"/>
        <w:shd w:val="clear" w:color="auto" w:fill="FFFFFF"/>
        <w:spacing w:before="192" w:beforeAutospacing="0" w:after="192" w:afterAutospacing="0" w:line="360" w:lineRule="atLeast"/>
        <w:rPr>
          <w:rFonts w:ascii="Roboto" w:hAnsi="Roboto"/>
          <w:color w:val="43414E"/>
        </w:rPr>
      </w:pPr>
      <w:r w:rsidRPr="006051F5">
        <w:rPr>
          <w:color w:val="43414E"/>
        </w:rPr>
        <w:lastRenderedPageBreak/>
        <w:t>There’s also </w:t>
      </w:r>
      <w:r w:rsidRPr="006051F5">
        <w:rPr>
          <w:rStyle w:val="Strong"/>
          <w:b w:val="0"/>
          <w:bCs w:val="0"/>
          <w:color w:val="222222"/>
        </w:rPr>
        <w:t>128 KB RAM and 4MB of Flash memory</w:t>
      </w:r>
      <w:r w:rsidRPr="006051F5">
        <w:rPr>
          <w:color w:val="43414E"/>
        </w:rPr>
        <w:t> (for program and data storage) just enough to cope with the large strings that make up web pages, JSON/XML dat</w:t>
      </w:r>
      <w:r w:rsidR="004E3CCC" w:rsidRPr="006051F5">
        <w:rPr>
          <w:color w:val="43414E"/>
        </w:rPr>
        <w:t>a, and everything we throw at IO</w:t>
      </w:r>
      <w:r w:rsidRPr="006051F5">
        <w:rPr>
          <w:color w:val="43414E"/>
        </w:rPr>
        <w:t>T devices nowadays</w:t>
      </w:r>
      <w:r w:rsidRPr="006051F5">
        <w:rPr>
          <w:rFonts w:ascii="Roboto" w:hAnsi="Roboto"/>
          <w:color w:val="43414E"/>
        </w:rPr>
        <w:t>.</w:t>
      </w:r>
    </w:p>
    <w:p w:rsidR="00BA6BBA" w:rsidRPr="006051F5" w:rsidRDefault="00BA6BBA" w:rsidP="00131983">
      <w:pPr>
        <w:pStyle w:val="NormalWeb"/>
        <w:shd w:val="clear" w:color="auto" w:fill="FFFFFF"/>
        <w:spacing w:before="192" w:beforeAutospacing="0" w:after="192" w:afterAutospacing="0" w:line="360" w:lineRule="atLeast"/>
        <w:rPr>
          <w:color w:val="43414E"/>
        </w:rPr>
      </w:pPr>
      <w:r w:rsidRPr="006051F5">
        <w:rPr>
          <w:color w:val="43414E"/>
        </w:rPr>
        <w:t>The ESP8266 Integrates </w:t>
      </w:r>
      <w:r w:rsidRPr="006051F5">
        <w:rPr>
          <w:rStyle w:val="Strong"/>
          <w:b w:val="0"/>
          <w:bCs w:val="0"/>
          <w:color w:val="222222"/>
        </w:rPr>
        <w:t>802.11b/g/n HT40 Wi-Fi transceiver</w:t>
      </w:r>
      <w:r w:rsidRPr="006051F5">
        <w:rPr>
          <w:color w:val="43414E"/>
        </w:rPr>
        <w:t>, so it can not only connect to a Wi</w:t>
      </w:r>
      <w:r w:rsidR="004E3CCC" w:rsidRPr="006051F5">
        <w:rPr>
          <w:color w:val="43414E"/>
        </w:rPr>
        <w:t>-</w:t>
      </w:r>
      <w:r w:rsidRPr="006051F5">
        <w:rPr>
          <w:color w:val="43414E"/>
        </w:rPr>
        <w:t>Fi network and interact with the Internet, but it can also set up a network of its own, allowing other devices to connect directly to it. This makes the ESP8266 Node</w:t>
      </w:r>
      <w:r w:rsidR="004E3CCC" w:rsidRPr="006051F5">
        <w:rPr>
          <w:color w:val="43414E"/>
        </w:rPr>
        <w:t xml:space="preserve"> </w:t>
      </w:r>
      <w:r w:rsidRPr="006051F5">
        <w:rPr>
          <w:color w:val="43414E"/>
        </w:rPr>
        <w:t>MCU even more versatile</w:t>
      </w:r>
    </w:p>
    <w:p w:rsidR="00BA6BBA" w:rsidRPr="006051F5" w:rsidRDefault="00BA6BBA" w:rsidP="00BA6BBA">
      <w:pPr>
        <w:pStyle w:val="Heading2"/>
        <w:shd w:val="clear" w:color="auto" w:fill="FFFFFF"/>
        <w:spacing w:before="384" w:after="120" w:line="276" w:lineRule="atLeast"/>
        <w:rPr>
          <w:rFonts w:ascii="Times New Roman" w:hAnsi="Times New Roman" w:cs="Times New Roman"/>
          <w:bCs w:val="0"/>
          <w:color w:val="000000" w:themeColor="text1"/>
          <w:sz w:val="24"/>
          <w:szCs w:val="24"/>
        </w:rPr>
      </w:pPr>
      <w:r w:rsidRPr="006051F5">
        <w:rPr>
          <w:rFonts w:ascii="Times New Roman" w:hAnsi="Times New Roman" w:cs="Times New Roman"/>
          <w:bCs w:val="0"/>
          <w:color w:val="000000" w:themeColor="text1"/>
          <w:sz w:val="24"/>
          <w:szCs w:val="24"/>
        </w:rPr>
        <w:t>Power Requirement</w:t>
      </w:r>
    </w:p>
    <w:p w:rsidR="00BA6BBA" w:rsidRPr="006051F5" w:rsidRDefault="00BA6BBA" w:rsidP="00BA6BBA">
      <w:pPr>
        <w:pStyle w:val="NormalWeb"/>
        <w:shd w:val="clear" w:color="auto" w:fill="FFFFFF"/>
        <w:spacing w:before="192" w:beforeAutospacing="0" w:after="192" w:afterAutospacing="0" w:line="360" w:lineRule="atLeast"/>
        <w:rPr>
          <w:color w:val="43414E"/>
        </w:rPr>
      </w:pPr>
      <w:r w:rsidRPr="006051F5">
        <w:rPr>
          <w:color w:val="43414E"/>
        </w:rPr>
        <w:t>As the operating voltage range of ESP8266 is </w:t>
      </w:r>
      <w:r w:rsidRPr="006051F5">
        <w:rPr>
          <w:rStyle w:val="Strong"/>
          <w:b w:val="0"/>
          <w:bCs w:val="0"/>
          <w:color w:val="222222"/>
        </w:rPr>
        <w:t>3V to 3.6V</w:t>
      </w:r>
      <w:r w:rsidRPr="006051F5">
        <w:rPr>
          <w:color w:val="43414E"/>
        </w:rPr>
        <w:t>, the board comes with a LDO voltage regulator to keep the voltage steady at 3.3V. It can reliably supply up to 600mA, which should be more than enough when ESP8266 pulls as much as </w:t>
      </w:r>
      <w:r w:rsidRPr="006051F5">
        <w:rPr>
          <w:rStyle w:val="Strong"/>
          <w:b w:val="0"/>
          <w:bCs w:val="0"/>
          <w:color w:val="222222"/>
        </w:rPr>
        <w:t>80mA during RF transmissions</w:t>
      </w:r>
      <w:r w:rsidRPr="006051F5">
        <w:rPr>
          <w:color w:val="43414E"/>
        </w:rPr>
        <w:t>. The output of the regulator is also broken out to one of the sides of the board and labeled as 3V3. This pin can be used to supply power to external components.</w:t>
      </w:r>
    </w:p>
    <w:p w:rsidR="004E3CCC" w:rsidRPr="006051F5" w:rsidRDefault="004E3CCC" w:rsidP="004E3CCC">
      <w:pPr>
        <w:pStyle w:val="NormalWeb"/>
        <w:numPr>
          <w:ilvl w:val="0"/>
          <w:numId w:val="21"/>
        </w:numPr>
        <w:shd w:val="clear" w:color="auto" w:fill="FFFFFF"/>
        <w:spacing w:before="192" w:beforeAutospacing="0" w:after="192" w:afterAutospacing="0" w:line="360" w:lineRule="atLeast"/>
        <w:rPr>
          <w:color w:val="43414E"/>
        </w:rPr>
      </w:pPr>
      <w:r w:rsidRPr="006051F5">
        <w:rPr>
          <w:color w:val="43414E"/>
        </w:rPr>
        <w:t>Operating voltage:2.5V to 3.6V</w:t>
      </w:r>
    </w:p>
    <w:p w:rsidR="004E3CCC" w:rsidRPr="006051F5" w:rsidRDefault="004E3CCC" w:rsidP="004E3CCC">
      <w:pPr>
        <w:pStyle w:val="NormalWeb"/>
        <w:numPr>
          <w:ilvl w:val="0"/>
          <w:numId w:val="21"/>
        </w:numPr>
        <w:shd w:val="clear" w:color="auto" w:fill="FFFFFF"/>
        <w:spacing w:before="192" w:beforeAutospacing="0" w:after="192" w:afterAutospacing="0" w:line="360" w:lineRule="atLeast"/>
        <w:rPr>
          <w:color w:val="43414E"/>
        </w:rPr>
      </w:pPr>
      <w:r w:rsidRPr="006051F5">
        <w:rPr>
          <w:color w:val="43414E"/>
        </w:rPr>
        <w:t>On-board 3.3V 600mA regulator</w:t>
      </w:r>
    </w:p>
    <w:p w:rsidR="004E3CCC" w:rsidRPr="006051F5" w:rsidRDefault="004E3CCC" w:rsidP="004E3CCC">
      <w:pPr>
        <w:pStyle w:val="NormalWeb"/>
        <w:numPr>
          <w:ilvl w:val="0"/>
          <w:numId w:val="21"/>
        </w:numPr>
        <w:shd w:val="clear" w:color="auto" w:fill="FFFFFF"/>
        <w:spacing w:before="192" w:beforeAutospacing="0" w:after="192" w:afterAutospacing="0" w:line="360" w:lineRule="atLeast"/>
        <w:rPr>
          <w:color w:val="43414E"/>
        </w:rPr>
      </w:pPr>
      <w:r w:rsidRPr="006051F5">
        <w:rPr>
          <w:color w:val="43414E"/>
        </w:rPr>
        <w:t>80mA operating current</w:t>
      </w:r>
      <w:r w:rsidRPr="006051F5">
        <w:rPr>
          <w:color w:val="FFFFFF"/>
        </w:rPr>
        <w:t>20 µA during Sleep Mode</w:t>
      </w:r>
    </w:p>
    <w:p w:rsidR="00BA6BBA" w:rsidRPr="006051F5" w:rsidRDefault="004E3CCC" w:rsidP="004E3CCC">
      <w:pPr>
        <w:pStyle w:val="NormalWeb"/>
        <w:numPr>
          <w:ilvl w:val="0"/>
          <w:numId w:val="21"/>
        </w:numPr>
        <w:shd w:val="clear" w:color="auto" w:fill="FFFFFF"/>
        <w:spacing w:before="192" w:beforeAutospacing="0" w:after="192" w:afterAutospacing="0" w:line="360" w:lineRule="atLeast"/>
        <w:rPr>
          <w:color w:val="43414E"/>
        </w:rPr>
      </w:pPr>
      <w:r w:rsidRPr="006051F5">
        <w:rPr>
          <w:color w:val="43414E"/>
        </w:rPr>
        <w:t>20µA during sleep mode</w:t>
      </w:r>
    </w:p>
    <w:p w:rsidR="00BA6BBA" w:rsidRPr="006051F5" w:rsidRDefault="00BA6BBA" w:rsidP="00BA6BBA">
      <w:pPr>
        <w:shd w:val="clear" w:color="auto" w:fill="FFFFFF"/>
        <w:spacing w:line="240" w:lineRule="auto"/>
        <w:jc w:val="center"/>
        <w:textAlignment w:val="center"/>
        <w:rPr>
          <w:rFonts w:ascii="Roboto" w:hAnsi="Roboto"/>
          <w:color w:val="43414E"/>
          <w:sz w:val="24"/>
          <w:szCs w:val="24"/>
        </w:rPr>
      </w:pPr>
      <w:r w:rsidRPr="006051F5">
        <w:rPr>
          <w:rFonts w:ascii="Roboto" w:hAnsi="Roboto"/>
          <w:noProof/>
          <w:color w:val="43414E"/>
          <w:sz w:val="24"/>
          <w:szCs w:val="24"/>
          <w:lang w:val="en-US" w:eastAsia="en-US"/>
        </w:rPr>
        <w:drawing>
          <wp:inline distT="0" distB="0" distL="0" distR="0">
            <wp:extent cx="4067175" cy="3162300"/>
            <wp:effectExtent l="19050" t="0" r="9525" b="0"/>
            <wp:docPr id="5" name="Picture 5" descr="ESP8266 NodeMCU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NodeMCU Hardware Specifications - Power Supply"/>
                    <pic:cNvPicPr>
                      <a:picLocks noChangeAspect="1" noChangeArrowheads="1"/>
                    </pic:cNvPicPr>
                  </pic:nvPicPr>
                  <pic:blipFill>
                    <a:blip r:embed="rId17" cstate="print"/>
                    <a:srcRect/>
                    <a:stretch>
                      <a:fillRect/>
                    </a:stretch>
                  </pic:blipFill>
                  <pic:spPr bwMode="auto">
                    <a:xfrm>
                      <a:off x="0" y="0"/>
                      <a:ext cx="4067175" cy="3162300"/>
                    </a:xfrm>
                    <a:prstGeom prst="rect">
                      <a:avLst/>
                    </a:prstGeom>
                    <a:noFill/>
                    <a:ln w="9525">
                      <a:noFill/>
                      <a:miter lim="800000"/>
                      <a:headEnd/>
                      <a:tailEnd/>
                    </a:ln>
                  </pic:spPr>
                </pic:pic>
              </a:graphicData>
            </a:graphic>
          </wp:inline>
        </w:drawing>
      </w:r>
    </w:p>
    <w:p w:rsidR="00BA6BBA" w:rsidRPr="006051F5" w:rsidRDefault="00BA6BBA" w:rsidP="00BA6BBA">
      <w:pPr>
        <w:pStyle w:val="NormalWeb"/>
        <w:shd w:val="clear" w:color="auto" w:fill="FFFFFF"/>
        <w:spacing w:before="192" w:beforeAutospacing="0" w:after="192" w:afterAutospacing="0" w:line="360" w:lineRule="atLeast"/>
        <w:rPr>
          <w:ins w:id="2" w:author="Unknown"/>
          <w:color w:val="000000" w:themeColor="text1"/>
        </w:rPr>
      </w:pPr>
      <w:r w:rsidRPr="006051F5">
        <w:rPr>
          <w:noProof/>
          <w:color w:val="000000" w:themeColor="text1"/>
        </w:rPr>
        <w:lastRenderedPageBreak/>
        <w:drawing>
          <wp:inline distT="0" distB="0" distL="0" distR="0">
            <wp:extent cx="5752022" cy="4706985"/>
            <wp:effectExtent l="19050" t="0" r="1078" b="0"/>
            <wp:docPr id="9" name="Picture 9" descr="ESP-12E Development Board ESP8266 NodeMCU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12E Development Board ESP8266 NodeMCU Pinout"/>
                    <pic:cNvPicPr>
                      <a:picLocks noChangeAspect="1" noChangeArrowheads="1"/>
                    </pic:cNvPicPr>
                  </pic:nvPicPr>
                  <pic:blipFill>
                    <a:blip r:embed="rId18" cstate="print"/>
                    <a:srcRect/>
                    <a:stretch>
                      <a:fillRect/>
                    </a:stretch>
                  </pic:blipFill>
                  <pic:spPr bwMode="auto">
                    <a:xfrm>
                      <a:off x="0" y="0"/>
                      <a:ext cx="5749832" cy="4705193"/>
                    </a:xfrm>
                    <a:prstGeom prst="rect">
                      <a:avLst/>
                    </a:prstGeom>
                    <a:noFill/>
                    <a:ln w="9525">
                      <a:noFill/>
                      <a:miter lim="800000"/>
                      <a:headEnd/>
                      <a:tailEnd/>
                    </a:ln>
                  </pic:spPr>
                </pic:pic>
              </a:graphicData>
            </a:graphic>
          </wp:inline>
        </w:drawing>
      </w:r>
    </w:p>
    <w:p w:rsidR="00220445" w:rsidRPr="006051F5" w:rsidRDefault="00220445" w:rsidP="00220445">
      <w:pPr>
        <w:pStyle w:val="Heading3"/>
        <w:shd w:val="clear" w:color="auto" w:fill="FFFFFF"/>
        <w:spacing w:before="169" w:after="169" w:line="411" w:lineRule="atLeast"/>
        <w:rPr>
          <w:rFonts w:ascii="Times New Roman" w:hAnsi="Times New Roman" w:cs="Times New Roman"/>
          <w:b w:val="0"/>
          <w:bCs w:val="0"/>
          <w:color w:val="111111"/>
          <w:sz w:val="24"/>
          <w:szCs w:val="24"/>
        </w:rPr>
      </w:pPr>
      <w:r w:rsidRPr="006051F5">
        <w:rPr>
          <w:rFonts w:ascii="Times New Roman" w:hAnsi="Times New Roman" w:cs="Times New Roman"/>
          <w:color w:val="111111"/>
          <w:sz w:val="24"/>
          <w:szCs w:val="24"/>
        </w:rPr>
        <w:t>ESP8266-01 Features</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Low cost, compact and powerful Wi-Fi Module</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Power Supply: +3.3V only</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Current Consumption: 100mA</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I/O Voltage:  3.6V (max)</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I/O source current: 12mA (max)</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Built-in low power 32-bit MCU @ 80MHz</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512kB Flash Memory</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Can be used as Station or Access Point or both combined</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Supports Deep sleep (&lt;10uA)</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Supports serial communication hence compatible with many development platform like Arduino</w:t>
      </w:r>
    </w:p>
    <w:p w:rsidR="00220445" w:rsidRPr="006051F5" w:rsidRDefault="00220445" w:rsidP="00220445">
      <w:pPr>
        <w:numPr>
          <w:ilvl w:val="0"/>
          <w:numId w:val="23"/>
        </w:numPr>
        <w:shd w:val="clear" w:color="auto" w:fill="FFFFFF"/>
        <w:spacing w:before="100" w:beforeAutospacing="1" w:after="100" w:afterAutospacing="1" w:line="240" w:lineRule="auto"/>
        <w:ind w:left="264"/>
        <w:rPr>
          <w:rFonts w:ascii="Times New Roman" w:hAnsi="Times New Roman" w:cs="Times New Roman"/>
          <w:color w:val="303030"/>
          <w:sz w:val="24"/>
          <w:szCs w:val="24"/>
        </w:rPr>
      </w:pPr>
      <w:r w:rsidRPr="006051F5">
        <w:rPr>
          <w:rFonts w:ascii="Times New Roman" w:hAnsi="Times New Roman" w:cs="Times New Roman"/>
          <w:color w:val="303030"/>
          <w:sz w:val="24"/>
          <w:szCs w:val="24"/>
        </w:rPr>
        <w:t xml:space="preserve">Can be programmed using Arduino IDE or AT-commands or </w:t>
      </w:r>
      <w:proofErr w:type="spellStart"/>
      <w:r w:rsidRPr="006051F5">
        <w:rPr>
          <w:rFonts w:ascii="Times New Roman" w:hAnsi="Times New Roman" w:cs="Times New Roman"/>
          <w:color w:val="303030"/>
          <w:sz w:val="24"/>
          <w:szCs w:val="24"/>
        </w:rPr>
        <w:t>Lua</w:t>
      </w:r>
      <w:proofErr w:type="spellEnd"/>
      <w:r w:rsidRPr="006051F5">
        <w:rPr>
          <w:rFonts w:ascii="Times New Roman" w:hAnsi="Times New Roman" w:cs="Times New Roman"/>
          <w:color w:val="303030"/>
          <w:sz w:val="24"/>
          <w:szCs w:val="24"/>
        </w:rPr>
        <w:t xml:space="preserve"> Script</w:t>
      </w:r>
    </w:p>
    <w:p w:rsidR="003B2E7E" w:rsidRDefault="003B2E7E" w:rsidP="007870DC">
      <w:pPr>
        <w:shd w:val="clear" w:color="auto" w:fill="FFFFFF"/>
        <w:spacing w:before="192" w:after="192" w:line="360" w:lineRule="atLeast"/>
        <w:rPr>
          <w:rFonts w:ascii="Times New Roman" w:hAnsi="Times New Roman" w:cs="Times New Roman"/>
          <w:b/>
          <w:sz w:val="24"/>
          <w:szCs w:val="24"/>
          <w:shd w:val="clear" w:color="auto" w:fill="FFFFFF"/>
        </w:rPr>
      </w:pPr>
    </w:p>
    <w:p w:rsidR="003B2E7E" w:rsidRDefault="003B2E7E" w:rsidP="007870DC">
      <w:pPr>
        <w:shd w:val="clear" w:color="auto" w:fill="FFFFFF"/>
        <w:spacing w:before="192" w:after="192" w:line="360" w:lineRule="atLeast"/>
        <w:rPr>
          <w:rFonts w:ascii="Times New Roman" w:hAnsi="Times New Roman" w:cs="Times New Roman"/>
          <w:b/>
          <w:sz w:val="24"/>
          <w:szCs w:val="24"/>
          <w:shd w:val="clear" w:color="auto" w:fill="FFFFFF"/>
        </w:rPr>
      </w:pPr>
    </w:p>
    <w:p w:rsidR="007870DC" w:rsidRPr="000C1F85" w:rsidRDefault="007870DC" w:rsidP="007870DC">
      <w:pPr>
        <w:shd w:val="clear" w:color="auto" w:fill="FFFFFF"/>
        <w:spacing w:before="192" w:after="192" w:line="360" w:lineRule="atLeast"/>
        <w:rPr>
          <w:rFonts w:ascii="Times New Roman" w:hAnsi="Times New Roman" w:cs="Times New Roman"/>
          <w:color w:val="000000" w:themeColor="text1"/>
          <w:sz w:val="28"/>
          <w:szCs w:val="24"/>
        </w:rPr>
      </w:pPr>
      <w:r w:rsidRPr="000C1F85">
        <w:rPr>
          <w:rFonts w:ascii="Times New Roman" w:hAnsi="Times New Roman" w:cs="Times New Roman"/>
          <w:b/>
          <w:sz w:val="28"/>
          <w:szCs w:val="24"/>
          <w:shd w:val="clear" w:color="auto" w:fill="FFFFFF"/>
        </w:rPr>
        <w:lastRenderedPageBreak/>
        <w:t>2.3.</w:t>
      </w:r>
      <w:r w:rsidR="000C1F85" w:rsidRPr="000C1F85">
        <w:rPr>
          <w:rFonts w:ascii="Times New Roman" w:hAnsi="Times New Roman" w:cs="Times New Roman"/>
          <w:b/>
          <w:sz w:val="28"/>
          <w:szCs w:val="24"/>
          <w:shd w:val="clear" w:color="auto" w:fill="FFFFFF"/>
        </w:rPr>
        <w:t>3 ARDUINO UNO</w:t>
      </w:r>
    </w:p>
    <w:p w:rsidR="007870DC" w:rsidRPr="006051F5" w:rsidRDefault="007870DC" w:rsidP="007870DC">
      <w:pPr>
        <w:spacing w:after="0" w:line="360" w:lineRule="auto"/>
        <w:ind w:firstLine="720"/>
        <w:jc w:val="both"/>
        <w:rPr>
          <w:rFonts w:ascii="Times New Roman" w:hAnsi="Times New Roman" w:cs="Times New Roman"/>
          <w:sz w:val="24"/>
          <w:szCs w:val="24"/>
        </w:rPr>
      </w:pPr>
      <w:r w:rsidRPr="006051F5">
        <w:rPr>
          <w:rFonts w:ascii="Times New Roman" w:hAnsi="Times New Roman" w:cs="Times New Roman"/>
          <w:sz w:val="24"/>
          <w:szCs w:val="24"/>
        </w:rPr>
        <w:t xml:space="preserve">The Arduino Uno is a microcontroller board based on the ATmega328 (datasheet). It has 14 digital input/output pins (of which 6 can be used as PWM outputs), 6 </w:t>
      </w:r>
      <w:proofErr w:type="spellStart"/>
      <w:r w:rsidRPr="006051F5">
        <w:rPr>
          <w:rFonts w:ascii="Times New Roman" w:hAnsi="Times New Roman" w:cs="Times New Roman"/>
          <w:sz w:val="24"/>
          <w:szCs w:val="24"/>
        </w:rPr>
        <w:t>analog</w:t>
      </w:r>
      <w:proofErr w:type="spellEnd"/>
      <w:r w:rsidRPr="006051F5">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6051F5">
        <w:rPr>
          <w:rFonts w:ascii="Times New Roman" w:hAnsi="Times New Roman" w:cs="Times New Roman"/>
          <w:sz w:val="24"/>
          <w:szCs w:val="24"/>
        </w:rPr>
        <w:t>a</w:t>
      </w:r>
      <w:proofErr w:type="gramEnd"/>
      <w:r w:rsidRPr="006051F5">
        <w:rPr>
          <w:rFonts w:ascii="Times New Roman" w:hAnsi="Times New Roman" w:cs="Times New Roman"/>
          <w:sz w:val="24"/>
          <w:szCs w:val="24"/>
        </w:rPr>
        <w:t xml:space="preserve"> AC-to-DC adapter or battery to get started. 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Revision 3 of the board has the following new features:  1.0 </w:t>
      </w:r>
      <w:proofErr w:type="spellStart"/>
      <w:r w:rsidRPr="006051F5">
        <w:rPr>
          <w:rFonts w:ascii="Times New Roman" w:hAnsi="Times New Roman" w:cs="Times New Roman"/>
          <w:sz w:val="24"/>
          <w:szCs w:val="24"/>
        </w:rPr>
        <w:t>pinout</w:t>
      </w:r>
      <w:proofErr w:type="spellEnd"/>
      <w:r w:rsidRPr="006051F5">
        <w:rPr>
          <w:rFonts w:ascii="Times New Roman" w:hAnsi="Times New Roman" w:cs="Times New Roman"/>
          <w:sz w:val="24"/>
          <w:szCs w:val="24"/>
        </w:rPr>
        <w:t xml:space="preserve">: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w:t>
      </w:r>
      <w:proofErr w:type="gramStart"/>
      <w:r w:rsidRPr="006051F5">
        <w:rPr>
          <w:rFonts w:ascii="Times New Roman" w:hAnsi="Times New Roman" w:cs="Times New Roman"/>
          <w:sz w:val="24"/>
          <w:szCs w:val="24"/>
        </w:rPr>
        <w:t>pin, that</w:t>
      </w:r>
      <w:proofErr w:type="gramEnd"/>
      <w:r w:rsidRPr="006051F5">
        <w:rPr>
          <w:rFonts w:ascii="Times New Roman" w:hAnsi="Times New Roman" w:cs="Times New Roman"/>
          <w:sz w:val="24"/>
          <w:szCs w:val="24"/>
        </w:rPr>
        <w:t xml:space="preserve"> is reserved for future purposes.  </w:t>
      </w:r>
      <w:proofErr w:type="gramStart"/>
      <w:r w:rsidRPr="006051F5">
        <w:rPr>
          <w:rFonts w:ascii="Times New Roman" w:hAnsi="Times New Roman" w:cs="Times New Roman"/>
          <w:sz w:val="24"/>
          <w:szCs w:val="24"/>
        </w:rPr>
        <w:t>Stronger RESET circuit.</w:t>
      </w:r>
      <w:proofErr w:type="gramEnd"/>
      <w:r w:rsidRPr="006051F5">
        <w:rPr>
          <w:rFonts w:ascii="Times New Roman" w:hAnsi="Times New Roman" w:cs="Times New Roman"/>
          <w:sz w:val="24"/>
          <w:szCs w:val="24"/>
        </w:rPr>
        <w:t xml:space="preserve"> </w:t>
      </w:r>
      <w:proofErr w:type="spellStart"/>
      <w:r w:rsidRPr="006051F5">
        <w:rPr>
          <w:rFonts w:ascii="Times New Roman" w:hAnsi="Times New Roman" w:cs="Times New Roman"/>
          <w:sz w:val="24"/>
          <w:szCs w:val="24"/>
        </w:rPr>
        <w:t>Atmega</w:t>
      </w:r>
      <w:proofErr w:type="spellEnd"/>
      <w:r w:rsidRPr="006051F5">
        <w:rPr>
          <w:rFonts w:ascii="Times New Roman" w:hAnsi="Times New Roman" w:cs="Times New Roman"/>
          <w:sz w:val="24"/>
          <w:szCs w:val="24"/>
        </w:rPr>
        <w:t xml:space="preserve"> 16U2 replace the 8U2.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Microcontroller                               ATmega328</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Operating Voltage                           5V</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Input Voltage (recommended)       7-12V</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Input Voltage (limits)                      6-20V</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Digital I/O Pins                                14 (of which 6 provide PWM output)</w:t>
      </w:r>
    </w:p>
    <w:p w:rsidR="007870DC" w:rsidRPr="006051F5" w:rsidRDefault="007870DC" w:rsidP="007870DC">
      <w:pPr>
        <w:spacing w:after="0" w:line="360" w:lineRule="auto"/>
        <w:ind w:firstLine="567"/>
        <w:jc w:val="both"/>
        <w:rPr>
          <w:rFonts w:ascii="Times New Roman" w:hAnsi="Times New Roman" w:cs="Times New Roman"/>
          <w:sz w:val="24"/>
          <w:szCs w:val="24"/>
        </w:rPr>
      </w:pPr>
      <w:proofErr w:type="spellStart"/>
      <w:r w:rsidRPr="006051F5">
        <w:rPr>
          <w:rFonts w:ascii="Times New Roman" w:hAnsi="Times New Roman" w:cs="Times New Roman"/>
          <w:sz w:val="24"/>
          <w:szCs w:val="24"/>
        </w:rPr>
        <w:t>Analog</w:t>
      </w:r>
      <w:proofErr w:type="spellEnd"/>
      <w:r w:rsidRPr="006051F5">
        <w:rPr>
          <w:rFonts w:ascii="Times New Roman" w:hAnsi="Times New Roman" w:cs="Times New Roman"/>
          <w:sz w:val="24"/>
          <w:szCs w:val="24"/>
        </w:rPr>
        <w:t xml:space="preserve"> Input Pins                            6</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 xml:space="preserve">DC Current per I/O Pin                   40 </w:t>
      </w:r>
      <w:proofErr w:type="spellStart"/>
      <w:r w:rsidRPr="006051F5">
        <w:rPr>
          <w:rFonts w:ascii="Times New Roman" w:hAnsi="Times New Roman" w:cs="Times New Roman"/>
          <w:sz w:val="24"/>
          <w:szCs w:val="24"/>
        </w:rPr>
        <w:t>mA</w:t>
      </w:r>
      <w:proofErr w:type="spellEnd"/>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 xml:space="preserve">DC Current for 3.3V Pin                50 </w:t>
      </w:r>
      <w:proofErr w:type="spellStart"/>
      <w:r w:rsidRPr="006051F5">
        <w:rPr>
          <w:rFonts w:ascii="Times New Roman" w:hAnsi="Times New Roman" w:cs="Times New Roman"/>
          <w:sz w:val="24"/>
          <w:szCs w:val="24"/>
        </w:rPr>
        <w:t>mA</w:t>
      </w:r>
      <w:proofErr w:type="spellEnd"/>
    </w:p>
    <w:p w:rsidR="007870DC" w:rsidRPr="006051F5" w:rsidRDefault="007870DC" w:rsidP="007870DC">
      <w:pPr>
        <w:spacing w:after="0" w:line="360" w:lineRule="auto"/>
        <w:ind w:left="567"/>
        <w:jc w:val="both"/>
        <w:rPr>
          <w:rFonts w:ascii="Times New Roman" w:hAnsi="Times New Roman" w:cs="Times New Roman"/>
          <w:sz w:val="24"/>
          <w:szCs w:val="24"/>
        </w:rPr>
      </w:pPr>
      <w:r w:rsidRPr="006051F5">
        <w:rPr>
          <w:rFonts w:ascii="Times New Roman" w:hAnsi="Times New Roman" w:cs="Times New Roman"/>
          <w:sz w:val="24"/>
          <w:szCs w:val="24"/>
        </w:rPr>
        <w:t xml:space="preserve">Flash Memory                    32 KB of which 0.5 KB used by </w:t>
      </w:r>
      <w:proofErr w:type="spellStart"/>
      <w:r w:rsidRPr="006051F5">
        <w:rPr>
          <w:rFonts w:ascii="Times New Roman" w:hAnsi="Times New Roman" w:cs="Times New Roman"/>
          <w:sz w:val="24"/>
          <w:szCs w:val="24"/>
        </w:rPr>
        <w:t>bootloader</w:t>
      </w:r>
      <w:proofErr w:type="spellEnd"/>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SRAM                                            2 KB (ATmega328)</w:t>
      </w:r>
    </w:p>
    <w:p w:rsidR="007870DC" w:rsidRPr="006051F5" w:rsidRDefault="007870DC" w:rsidP="007870DC">
      <w:pPr>
        <w:spacing w:after="0" w:line="360" w:lineRule="auto"/>
        <w:ind w:firstLine="567"/>
        <w:jc w:val="both"/>
        <w:rPr>
          <w:rFonts w:ascii="Times New Roman" w:hAnsi="Times New Roman" w:cs="Times New Roman"/>
          <w:sz w:val="24"/>
          <w:szCs w:val="24"/>
        </w:rPr>
      </w:pPr>
      <w:r w:rsidRPr="006051F5">
        <w:rPr>
          <w:rFonts w:ascii="Times New Roman" w:hAnsi="Times New Roman" w:cs="Times New Roman"/>
          <w:sz w:val="24"/>
          <w:szCs w:val="24"/>
        </w:rPr>
        <w:t>EEPROM                                       1 KB (ATmega328)</w:t>
      </w:r>
    </w:p>
    <w:p w:rsidR="007870DC" w:rsidRPr="006051F5" w:rsidRDefault="007870DC" w:rsidP="007870DC">
      <w:pPr>
        <w:spacing w:after="0" w:line="360" w:lineRule="auto"/>
        <w:jc w:val="center"/>
        <w:rPr>
          <w:rFonts w:ascii="Times New Roman" w:hAnsi="Times New Roman" w:cs="Times New Roman"/>
          <w:sz w:val="24"/>
          <w:szCs w:val="24"/>
        </w:rPr>
      </w:pPr>
      <w:r w:rsidRPr="006051F5">
        <w:rPr>
          <w:rFonts w:ascii="Times New Roman" w:hAnsi="Times New Roman" w:cs="Times New Roman"/>
          <w:noProof/>
          <w:sz w:val="24"/>
          <w:szCs w:val="24"/>
          <w:lang w:val="en-US" w:eastAsia="en-US"/>
        </w:rPr>
        <w:lastRenderedPageBreak/>
        <w:drawing>
          <wp:inline distT="0" distB="0" distL="0" distR="0">
            <wp:extent cx="4028099" cy="2255520"/>
            <wp:effectExtent l="0" t="0" r="0" b="0"/>
            <wp:docPr id="17" name="Picture 14" descr="arduino_uno_larg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large-comp.jpg"/>
                    <pic:cNvPicPr/>
                  </pic:nvPicPr>
                  <pic:blipFill>
                    <a:blip r:embed="rId19" cstate="print"/>
                    <a:stretch>
                      <a:fillRect/>
                    </a:stretch>
                  </pic:blipFill>
                  <pic:spPr>
                    <a:xfrm>
                      <a:off x="0" y="0"/>
                      <a:ext cx="4079803" cy="2284471"/>
                    </a:xfrm>
                    <a:prstGeom prst="rect">
                      <a:avLst/>
                    </a:prstGeom>
                  </pic:spPr>
                </pic:pic>
              </a:graphicData>
            </a:graphic>
          </wp:inline>
        </w:drawing>
      </w:r>
    </w:p>
    <w:p w:rsidR="007870DC" w:rsidRPr="006051F5" w:rsidRDefault="007870DC" w:rsidP="007870DC">
      <w:pPr>
        <w:spacing w:after="0" w:line="360" w:lineRule="auto"/>
        <w:jc w:val="center"/>
        <w:rPr>
          <w:rFonts w:ascii="Times New Roman" w:hAnsi="Times New Roman" w:cs="Times New Roman"/>
          <w:sz w:val="24"/>
          <w:szCs w:val="24"/>
        </w:rPr>
      </w:pPr>
      <w:r w:rsidRPr="006051F5">
        <w:rPr>
          <w:rFonts w:ascii="Times New Roman" w:hAnsi="Times New Roman" w:cs="Times New Roman"/>
          <w:sz w:val="24"/>
          <w:szCs w:val="24"/>
        </w:rPr>
        <w:t>Fig. 2.2 Arduino Uno</w:t>
      </w:r>
    </w:p>
    <w:p w:rsidR="007870DC" w:rsidRPr="006051F5" w:rsidRDefault="007870DC" w:rsidP="007870DC">
      <w:pPr>
        <w:tabs>
          <w:tab w:val="left" w:pos="1043"/>
        </w:tabs>
        <w:spacing w:after="0" w:line="360" w:lineRule="auto"/>
        <w:jc w:val="both"/>
        <w:rPr>
          <w:rFonts w:ascii="Times New Roman" w:hAnsi="Times New Roman" w:cs="Times New Roman"/>
          <w:b/>
          <w:sz w:val="24"/>
          <w:szCs w:val="24"/>
        </w:rPr>
      </w:pPr>
      <w:r w:rsidRPr="006051F5">
        <w:rPr>
          <w:rFonts w:ascii="Times New Roman" w:hAnsi="Times New Roman" w:cs="Times New Roman"/>
          <w:b/>
          <w:sz w:val="24"/>
          <w:szCs w:val="24"/>
        </w:rPr>
        <w:t>Applications:</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proofErr w:type="spellStart"/>
      <w:r w:rsidRPr="006051F5">
        <w:rPr>
          <w:rFonts w:ascii="Times New Roman" w:eastAsia="Times New Roman" w:hAnsi="Times New Roman" w:cs="Times New Roman"/>
          <w:color w:val="000000" w:themeColor="text1"/>
          <w:sz w:val="24"/>
          <w:szCs w:val="24"/>
        </w:rPr>
        <w:t>Xoscillo</w:t>
      </w:r>
      <w:proofErr w:type="spellEnd"/>
      <w:r w:rsidRPr="006051F5">
        <w:rPr>
          <w:rFonts w:ascii="Times New Roman" w:eastAsia="Times New Roman" w:hAnsi="Times New Roman" w:cs="Times New Roman"/>
          <w:color w:val="000000" w:themeColor="text1"/>
          <w:sz w:val="24"/>
          <w:szCs w:val="24"/>
        </w:rPr>
        <w:t>, an open-source </w:t>
      </w:r>
      <w:hyperlink r:id="rId20" w:tooltip="Oscilloscope" w:history="1">
        <w:r w:rsidRPr="006051F5">
          <w:rPr>
            <w:rFonts w:ascii="Times New Roman" w:eastAsia="Times New Roman" w:hAnsi="Times New Roman" w:cs="Times New Roman"/>
            <w:color w:val="000000" w:themeColor="text1"/>
            <w:sz w:val="24"/>
            <w:szCs w:val="24"/>
          </w:rPr>
          <w:t>oscilloscope</w:t>
        </w:r>
      </w:hyperlink>
    </w:p>
    <w:p w:rsidR="007870DC" w:rsidRPr="006051F5" w:rsidRDefault="001F5FE8"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hyperlink r:id="rId21" w:tooltip="Arduinome" w:history="1">
        <w:proofErr w:type="spellStart"/>
        <w:r w:rsidR="007870DC" w:rsidRPr="006051F5">
          <w:rPr>
            <w:rFonts w:ascii="Times New Roman" w:eastAsia="Times New Roman" w:hAnsi="Times New Roman" w:cs="Times New Roman"/>
            <w:color w:val="000000" w:themeColor="text1"/>
            <w:sz w:val="24"/>
            <w:szCs w:val="24"/>
          </w:rPr>
          <w:t>Arduinome</w:t>
        </w:r>
        <w:proofErr w:type="spellEnd"/>
      </w:hyperlink>
      <w:r w:rsidR="007870DC" w:rsidRPr="006051F5">
        <w:rPr>
          <w:rFonts w:ascii="Times New Roman" w:eastAsia="Times New Roman" w:hAnsi="Times New Roman" w:cs="Times New Roman"/>
          <w:color w:val="000000" w:themeColor="text1"/>
          <w:sz w:val="24"/>
          <w:szCs w:val="24"/>
        </w:rPr>
        <w:t>, a </w:t>
      </w:r>
      <w:hyperlink r:id="rId22" w:tooltip="MIDI controller" w:history="1">
        <w:r w:rsidR="007870DC" w:rsidRPr="006051F5">
          <w:rPr>
            <w:rFonts w:ascii="Times New Roman" w:eastAsia="Times New Roman" w:hAnsi="Times New Roman" w:cs="Times New Roman"/>
            <w:color w:val="000000" w:themeColor="text1"/>
            <w:sz w:val="24"/>
            <w:szCs w:val="24"/>
          </w:rPr>
          <w:t>MIDI controller</w:t>
        </w:r>
      </w:hyperlink>
      <w:r w:rsidR="007870DC" w:rsidRPr="006051F5">
        <w:rPr>
          <w:rFonts w:ascii="Times New Roman" w:eastAsia="Times New Roman" w:hAnsi="Times New Roman" w:cs="Times New Roman"/>
          <w:color w:val="000000" w:themeColor="text1"/>
          <w:sz w:val="24"/>
          <w:szCs w:val="24"/>
        </w:rPr>
        <w:t> device that mimics the </w:t>
      </w:r>
      <w:proofErr w:type="spellStart"/>
      <w:r>
        <w:fldChar w:fldCharType="begin"/>
      </w:r>
      <w:r>
        <w:instrText>HYPERLINK "https://en.wikipedia.org/wiki/Monome" \o "Monome"</w:instrText>
      </w:r>
      <w:r>
        <w:fldChar w:fldCharType="separate"/>
      </w:r>
      <w:r w:rsidR="007870DC" w:rsidRPr="006051F5">
        <w:rPr>
          <w:rFonts w:ascii="Times New Roman" w:eastAsia="Times New Roman" w:hAnsi="Times New Roman" w:cs="Times New Roman"/>
          <w:color w:val="000000" w:themeColor="text1"/>
          <w:sz w:val="24"/>
          <w:szCs w:val="24"/>
        </w:rPr>
        <w:t>Monome</w:t>
      </w:r>
      <w:proofErr w:type="spellEnd"/>
      <w:r>
        <w:fldChar w:fldCharType="end"/>
      </w:r>
    </w:p>
    <w:p w:rsidR="007870DC" w:rsidRPr="006051F5" w:rsidRDefault="001F5FE8"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hyperlink r:id="rId23" w:tooltip="OBDuino" w:history="1">
        <w:proofErr w:type="spellStart"/>
        <w:r w:rsidR="007870DC" w:rsidRPr="006051F5">
          <w:rPr>
            <w:rFonts w:ascii="Times New Roman" w:eastAsia="Times New Roman" w:hAnsi="Times New Roman" w:cs="Times New Roman"/>
            <w:color w:val="000000" w:themeColor="text1"/>
            <w:sz w:val="24"/>
            <w:szCs w:val="24"/>
          </w:rPr>
          <w:t>OBDuino</w:t>
        </w:r>
        <w:proofErr w:type="spellEnd"/>
      </w:hyperlink>
      <w:r w:rsidR="007870DC" w:rsidRPr="006051F5">
        <w:rPr>
          <w:rFonts w:ascii="Times New Roman" w:eastAsia="Times New Roman" w:hAnsi="Times New Roman" w:cs="Times New Roman"/>
          <w:color w:val="000000" w:themeColor="text1"/>
          <w:sz w:val="24"/>
          <w:szCs w:val="24"/>
        </w:rPr>
        <w:t>, a </w:t>
      </w:r>
      <w:hyperlink r:id="rId24" w:tooltip="Trip computer" w:history="1">
        <w:r w:rsidR="007870DC" w:rsidRPr="006051F5">
          <w:rPr>
            <w:rFonts w:ascii="Times New Roman" w:eastAsia="Times New Roman" w:hAnsi="Times New Roman" w:cs="Times New Roman"/>
            <w:color w:val="000000" w:themeColor="text1"/>
            <w:sz w:val="24"/>
            <w:szCs w:val="24"/>
          </w:rPr>
          <w:t>trip computer</w:t>
        </w:r>
      </w:hyperlink>
      <w:r w:rsidR="007870DC" w:rsidRPr="006051F5">
        <w:rPr>
          <w:rFonts w:ascii="Times New Roman" w:eastAsia="Times New Roman" w:hAnsi="Times New Roman" w:cs="Times New Roman"/>
          <w:color w:val="000000" w:themeColor="text1"/>
          <w:sz w:val="24"/>
          <w:szCs w:val="24"/>
        </w:rPr>
        <w:t> that uses the </w:t>
      </w:r>
      <w:hyperlink r:id="rId25" w:tooltip="On-board diagnostics" w:history="1">
        <w:r w:rsidR="007870DC" w:rsidRPr="006051F5">
          <w:rPr>
            <w:rFonts w:ascii="Times New Roman" w:eastAsia="Times New Roman" w:hAnsi="Times New Roman" w:cs="Times New Roman"/>
            <w:color w:val="000000" w:themeColor="text1"/>
            <w:sz w:val="24"/>
            <w:szCs w:val="24"/>
          </w:rPr>
          <w:t>on-board diagnostics</w:t>
        </w:r>
      </w:hyperlink>
      <w:r w:rsidR="007870DC" w:rsidRPr="006051F5">
        <w:rPr>
          <w:rFonts w:ascii="Times New Roman" w:eastAsia="Times New Roman" w:hAnsi="Times New Roman" w:cs="Times New Roman"/>
          <w:color w:val="000000" w:themeColor="text1"/>
          <w:sz w:val="24"/>
          <w:szCs w:val="24"/>
        </w:rPr>
        <w:t> interface found in most modern cars</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proofErr w:type="spellStart"/>
      <w:r w:rsidRPr="006051F5">
        <w:rPr>
          <w:rFonts w:ascii="Times New Roman" w:eastAsia="Times New Roman" w:hAnsi="Times New Roman" w:cs="Times New Roman"/>
          <w:color w:val="000000" w:themeColor="text1"/>
          <w:sz w:val="24"/>
          <w:szCs w:val="24"/>
        </w:rPr>
        <w:t>Gameduino</w:t>
      </w:r>
      <w:proofErr w:type="spellEnd"/>
      <w:r w:rsidRPr="006051F5">
        <w:rPr>
          <w:rFonts w:ascii="Times New Roman" w:eastAsia="Times New Roman" w:hAnsi="Times New Roman" w:cs="Times New Roman"/>
          <w:color w:val="000000" w:themeColor="text1"/>
          <w:sz w:val="24"/>
          <w:szCs w:val="24"/>
        </w:rPr>
        <w:t>, an Arduino shield to create retro 2D video games</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proofErr w:type="spellStart"/>
      <w:r w:rsidRPr="006051F5">
        <w:rPr>
          <w:rFonts w:ascii="Times New Roman" w:eastAsia="Times New Roman" w:hAnsi="Times New Roman" w:cs="Times New Roman"/>
          <w:color w:val="000000" w:themeColor="text1"/>
          <w:sz w:val="24"/>
          <w:szCs w:val="24"/>
        </w:rPr>
        <w:t>ArduinoPhone</w:t>
      </w:r>
      <w:proofErr w:type="spellEnd"/>
      <w:r w:rsidRPr="006051F5">
        <w:rPr>
          <w:rFonts w:ascii="Times New Roman" w:eastAsia="Times New Roman" w:hAnsi="Times New Roman" w:cs="Times New Roman"/>
          <w:color w:val="000000" w:themeColor="text1"/>
          <w:sz w:val="24"/>
          <w:szCs w:val="24"/>
        </w:rPr>
        <w:t xml:space="preserve">, a do-it-yourself </w:t>
      </w:r>
      <w:proofErr w:type="spellStart"/>
      <w:r w:rsidRPr="006051F5">
        <w:rPr>
          <w:rFonts w:ascii="Times New Roman" w:eastAsia="Times New Roman" w:hAnsi="Times New Roman" w:cs="Times New Roman"/>
          <w:color w:val="000000" w:themeColor="text1"/>
          <w:sz w:val="24"/>
          <w:szCs w:val="24"/>
        </w:rPr>
        <w:t>cellphone</w:t>
      </w:r>
      <w:proofErr w:type="spellEnd"/>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Water quality testing platform</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Automatic titration system based on Arduino and stepper motor</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Low cost data glove for virtual reality applications</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Impedance sensor system to detect bovine milk adulteration</w:t>
      </w:r>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 xml:space="preserve">Homemade CNC using Arduino and DC motors with close loop control by </w:t>
      </w:r>
      <w:proofErr w:type="spellStart"/>
      <w:r w:rsidRPr="006051F5">
        <w:rPr>
          <w:rFonts w:ascii="Times New Roman" w:eastAsia="Times New Roman" w:hAnsi="Times New Roman" w:cs="Times New Roman"/>
          <w:color w:val="000000" w:themeColor="text1"/>
          <w:sz w:val="24"/>
          <w:szCs w:val="24"/>
        </w:rPr>
        <w:t>Homofaciens</w:t>
      </w:r>
      <w:proofErr w:type="spellEnd"/>
    </w:p>
    <w:p w:rsidR="007870DC" w:rsidRPr="006051F5" w:rsidRDefault="007870DC" w:rsidP="007870DC">
      <w:pPr>
        <w:numPr>
          <w:ilvl w:val="0"/>
          <w:numId w:val="22"/>
        </w:numPr>
        <w:shd w:val="clear" w:color="auto" w:fill="FFFFFF"/>
        <w:spacing w:after="0" w:line="360" w:lineRule="auto"/>
        <w:ind w:left="384"/>
        <w:jc w:val="both"/>
        <w:rPr>
          <w:rFonts w:ascii="Times New Roman" w:eastAsia="Times New Roman" w:hAnsi="Times New Roman" w:cs="Times New Roman"/>
          <w:color w:val="000000" w:themeColor="text1"/>
          <w:sz w:val="24"/>
          <w:szCs w:val="24"/>
        </w:rPr>
      </w:pPr>
      <w:r w:rsidRPr="006051F5">
        <w:rPr>
          <w:rFonts w:ascii="Times New Roman" w:eastAsia="Times New Roman" w:hAnsi="Times New Roman" w:cs="Times New Roman"/>
          <w:color w:val="000000" w:themeColor="text1"/>
          <w:sz w:val="24"/>
          <w:szCs w:val="24"/>
        </w:rPr>
        <w:t>DC motor control using Arduino and H-Bridge</w:t>
      </w:r>
    </w:p>
    <w:p w:rsidR="006051F5" w:rsidRDefault="006051F5" w:rsidP="006051F5">
      <w:pPr>
        <w:pStyle w:val="NormalWeb"/>
        <w:shd w:val="clear" w:color="auto" w:fill="FFFFFF"/>
        <w:spacing w:before="120" w:beforeAutospacing="0" w:after="120" w:afterAutospacing="0"/>
        <w:rPr>
          <w:b/>
          <w:color w:val="222222"/>
          <w:sz w:val="28"/>
        </w:rPr>
      </w:pPr>
    </w:p>
    <w:p w:rsidR="006051F5" w:rsidRPr="003B2E7E" w:rsidRDefault="000C1F85" w:rsidP="006051F5">
      <w:pPr>
        <w:pStyle w:val="NormalWeb"/>
        <w:shd w:val="clear" w:color="auto" w:fill="FFFFFF"/>
        <w:spacing w:before="120" w:beforeAutospacing="0" w:after="120" w:afterAutospacing="0"/>
        <w:rPr>
          <w:b/>
          <w:color w:val="222222"/>
        </w:rPr>
      </w:pPr>
      <w:r>
        <w:rPr>
          <w:b/>
          <w:color w:val="222222"/>
          <w:sz w:val="28"/>
        </w:rPr>
        <w:t xml:space="preserve">2.3.4 </w:t>
      </w:r>
      <w:r w:rsidR="006051F5" w:rsidRPr="003B2E7E">
        <w:rPr>
          <w:b/>
          <w:color w:val="222222"/>
          <w:sz w:val="28"/>
        </w:rPr>
        <w:t>THINGSPEAK CHANNEL</w:t>
      </w:r>
    </w:p>
    <w:p w:rsidR="006051F5" w:rsidRPr="003B2E7E" w:rsidRDefault="003B2E7E" w:rsidP="003B2E7E">
      <w:pPr>
        <w:pStyle w:val="NormalWeb"/>
        <w:shd w:val="clear" w:color="auto" w:fill="FFFFFF"/>
        <w:spacing w:before="120" w:beforeAutospacing="0" w:after="120" w:afterAutospacing="0" w:line="360" w:lineRule="auto"/>
        <w:rPr>
          <w:color w:val="222222"/>
        </w:rPr>
      </w:pPr>
      <w:r w:rsidRPr="003B2E7E">
        <w:rPr>
          <w:color w:val="333333"/>
          <w:shd w:val="clear" w:color="auto" w:fill="FFFFFF"/>
        </w:rPr>
        <w:t>ThingSpeak™ is an IoT analytics platform service that allows you to aggregate, visualize and analyze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Pr>
          <w:color w:val="333333"/>
          <w:shd w:val="clear" w:color="auto" w:fill="FFFFFF"/>
        </w:rPr>
        <w:t xml:space="preserve"> </w:t>
      </w:r>
      <w:r w:rsidR="006051F5" w:rsidRPr="003B2E7E">
        <w:rPr>
          <w:color w:val="222222"/>
        </w:rPr>
        <w:t>ThingSpeak has integrated support from the numerical computing software </w:t>
      </w:r>
      <w:hyperlink r:id="rId26" w:tooltip="MATLAB" w:history="1">
        <w:r w:rsidR="006051F5" w:rsidRPr="003B2E7E">
          <w:rPr>
            <w:rStyle w:val="Hyperlink"/>
            <w:color w:val="0B0080"/>
            <w:u w:val="none"/>
          </w:rPr>
          <w:t>MATLAB</w:t>
        </w:r>
      </w:hyperlink>
      <w:r w:rsidR="006051F5" w:rsidRPr="003B2E7E">
        <w:rPr>
          <w:color w:val="222222"/>
        </w:rPr>
        <w:t> from </w:t>
      </w:r>
      <w:hyperlink r:id="rId27" w:tooltip="MathWorks" w:history="1">
        <w:r w:rsidRPr="003B2E7E">
          <w:rPr>
            <w:rStyle w:val="Hyperlink"/>
            <w:color w:val="0B0080"/>
            <w:u w:val="none"/>
          </w:rPr>
          <w:t>Math Works</w:t>
        </w:r>
      </w:hyperlink>
      <w:r w:rsidR="006051F5" w:rsidRPr="003B2E7E">
        <w:rPr>
          <w:color w:val="222222"/>
        </w:rPr>
        <w:t>,</w:t>
      </w:r>
      <w:r>
        <w:rPr>
          <w:color w:val="222222"/>
          <w:vertAlign w:val="superscript"/>
        </w:rPr>
        <w:t xml:space="preserve"> </w:t>
      </w:r>
      <w:r w:rsidR="006051F5" w:rsidRPr="003B2E7E">
        <w:rPr>
          <w:color w:val="222222"/>
        </w:rPr>
        <w:lastRenderedPageBreak/>
        <w:t>allowing ThingSpeak users to analyze and visualize uploaded data using Matlab without requiring the purchase of a Matlab license from Mathworks.</w:t>
      </w:r>
    </w:p>
    <w:p w:rsidR="003B2E7E" w:rsidRPr="003B2E7E" w:rsidRDefault="003B2E7E" w:rsidP="003B2E7E">
      <w:pPr>
        <w:shd w:val="clear" w:color="auto" w:fill="FFFFFF"/>
        <w:spacing w:after="147" w:line="735" w:lineRule="atLeast"/>
        <w:outlineLvl w:val="0"/>
        <w:rPr>
          <w:rFonts w:ascii="Times New Roman" w:eastAsia="Times New Roman" w:hAnsi="Times New Roman" w:cs="Times New Roman"/>
          <w:b/>
          <w:color w:val="333333"/>
          <w:spacing w:val="15"/>
          <w:kern w:val="36"/>
          <w:sz w:val="32"/>
          <w:szCs w:val="32"/>
          <w:lang w:val="en-US" w:eastAsia="en-US"/>
        </w:rPr>
      </w:pPr>
      <w:r w:rsidRPr="003B2E7E">
        <w:rPr>
          <w:rFonts w:ascii="Times New Roman" w:eastAsia="Times New Roman" w:hAnsi="Times New Roman" w:cs="Times New Roman"/>
          <w:b/>
          <w:color w:val="333333"/>
          <w:spacing w:val="15"/>
          <w:kern w:val="36"/>
          <w:sz w:val="32"/>
          <w:szCs w:val="32"/>
          <w:lang w:val="en-US" w:eastAsia="en-US"/>
        </w:rPr>
        <w:t>ThingSpeak Key Features</w:t>
      </w:r>
    </w:p>
    <w:p w:rsidR="003B2E7E" w:rsidRPr="003B2E7E" w:rsidRDefault="003B2E7E" w:rsidP="000C1F85">
      <w:pPr>
        <w:shd w:val="clear" w:color="auto" w:fill="FFFFFF"/>
        <w:spacing w:after="147" w:line="360" w:lineRule="auto"/>
        <w:jc w:val="both"/>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ThingSpeak allows you to aggregate, visualize and analyze live data streams in the cloud. Some of the key capabilities of ThingSpeak include the ability to:</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Easily configure devices to send data to ThingSpeak using popular IoT protocols.</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Visualize your sensor data in real-time.</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Aggregate data on-demand from third-party sources.</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Use the power of MATLAB to make sense of your IoT data.</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Run your IoT analytics automatically based on schedules or events.</w:t>
      </w:r>
    </w:p>
    <w:p w:rsidR="003B2E7E" w:rsidRPr="003B2E7E" w:rsidRDefault="003B2E7E" w:rsidP="000C1F85">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Prototype and build IoT systems without setting up servers or developing web software.</w:t>
      </w:r>
    </w:p>
    <w:p w:rsidR="00047316" w:rsidRPr="003B2E7E" w:rsidRDefault="003B2E7E" w:rsidP="0004731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US" w:eastAsia="en-US"/>
        </w:rPr>
      </w:pPr>
      <w:r w:rsidRPr="003B2E7E">
        <w:rPr>
          <w:rFonts w:ascii="Times New Roman" w:eastAsia="Times New Roman" w:hAnsi="Times New Roman" w:cs="Times New Roman"/>
          <w:color w:val="333333"/>
          <w:sz w:val="24"/>
          <w:szCs w:val="24"/>
          <w:lang w:val="en-US" w:eastAsia="en-US"/>
        </w:rPr>
        <w:t xml:space="preserve">Automatically act on your data and communicate using third-party services like </w:t>
      </w:r>
      <w:proofErr w:type="spellStart"/>
      <w:r w:rsidRPr="003B2E7E">
        <w:rPr>
          <w:rFonts w:ascii="Times New Roman" w:eastAsia="Times New Roman" w:hAnsi="Times New Roman" w:cs="Times New Roman"/>
          <w:color w:val="333333"/>
          <w:sz w:val="24"/>
          <w:szCs w:val="24"/>
          <w:lang w:val="en-US" w:eastAsia="en-US"/>
        </w:rPr>
        <w:t>Twilio</w:t>
      </w:r>
      <w:proofErr w:type="spellEnd"/>
      <w:r w:rsidRPr="003B2E7E">
        <w:rPr>
          <w:rFonts w:ascii="Times New Roman" w:eastAsia="Times New Roman" w:hAnsi="Times New Roman" w:cs="Times New Roman"/>
          <w:color w:val="333333"/>
          <w:sz w:val="24"/>
          <w:szCs w:val="24"/>
          <w:lang w:val="en-US" w:eastAsia="en-US"/>
        </w:rPr>
        <w:t>® or Twitter®</w:t>
      </w:r>
    </w:p>
    <w:p w:rsidR="003B2E7E" w:rsidRPr="006051F5" w:rsidRDefault="000C1F85" w:rsidP="000C1F85">
      <w:pPr>
        <w:pStyle w:val="NormalWeb"/>
        <w:shd w:val="clear" w:color="auto" w:fill="FFFFFF"/>
        <w:tabs>
          <w:tab w:val="left" w:pos="3350"/>
        </w:tabs>
        <w:spacing w:before="120" w:beforeAutospacing="0" w:after="120" w:afterAutospacing="0"/>
        <w:rPr>
          <w:color w:val="222222"/>
        </w:rPr>
      </w:pPr>
      <w:r>
        <w:rPr>
          <w:noProof/>
          <w:color w:val="222222"/>
        </w:rPr>
        <w:drawing>
          <wp:anchor distT="0" distB="0" distL="114300" distR="114300" simplePos="0" relativeHeight="251672576" behindDoc="1" locked="0" layoutInCell="1" allowOverlap="1">
            <wp:simplePos x="0" y="0"/>
            <wp:positionH relativeFrom="column">
              <wp:posOffset>-214630</wp:posOffset>
            </wp:positionH>
            <wp:positionV relativeFrom="paragraph">
              <wp:posOffset>52070</wp:posOffset>
            </wp:positionV>
            <wp:extent cx="6344285" cy="3340100"/>
            <wp:effectExtent l="19050" t="0" r="0" b="0"/>
            <wp:wrapTight wrapText="bothSides">
              <wp:wrapPolygon edited="0">
                <wp:start x="-65" y="0"/>
                <wp:lineTo x="-65" y="21436"/>
                <wp:lineTo x="21598" y="21436"/>
                <wp:lineTo x="21598" y="0"/>
                <wp:lineTo x="-65" y="0"/>
              </wp:wrapPolygon>
            </wp:wrapTight>
            <wp:docPr id="2" name="Picture 1" descr="C:\Users\AREEFA\Dropbox\Screenshots\Screenshot 2019-10-23 17.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FA\Dropbox\Screenshots\Screenshot 2019-10-23 17.34.32.png"/>
                    <pic:cNvPicPr>
                      <a:picLocks noChangeAspect="1" noChangeArrowheads="1"/>
                    </pic:cNvPicPr>
                  </pic:nvPicPr>
                  <pic:blipFill>
                    <a:blip r:embed="rId28" cstate="print"/>
                    <a:srcRect/>
                    <a:stretch>
                      <a:fillRect/>
                    </a:stretch>
                  </pic:blipFill>
                  <pic:spPr bwMode="auto">
                    <a:xfrm>
                      <a:off x="0" y="0"/>
                      <a:ext cx="6344285" cy="3340100"/>
                    </a:xfrm>
                    <a:prstGeom prst="rect">
                      <a:avLst/>
                    </a:prstGeom>
                    <a:noFill/>
                    <a:ln w="9525">
                      <a:noFill/>
                      <a:miter lim="800000"/>
                      <a:headEnd/>
                      <a:tailEnd/>
                    </a:ln>
                  </pic:spPr>
                </pic:pic>
              </a:graphicData>
            </a:graphic>
          </wp:anchor>
        </w:drawing>
      </w:r>
      <w:r>
        <w:rPr>
          <w:color w:val="222222"/>
        </w:rPr>
        <w:tab/>
      </w:r>
    </w:p>
    <w:p w:rsidR="00BA6BBA" w:rsidRPr="006051F5" w:rsidRDefault="00BA6BBA" w:rsidP="00BA6BBA">
      <w:p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4"/>
          <w:szCs w:val="24"/>
          <w:lang w:val="en-US" w:eastAsia="en-US"/>
        </w:rPr>
      </w:pPr>
    </w:p>
    <w:p w:rsidR="008506F3" w:rsidRDefault="008506F3" w:rsidP="003B2E7E">
      <w:pPr>
        <w:shd w:val="clear" w:color="auto" w:fill="FFFFFF"/>
        <w:tabs>
          <w:tab w:val="left" w:pos="6825"/>
          <w:tab w:val="left" w:pos="7200"/>
        </w:tabs>
        <w:spacing w:after="150" w:line="240" w:lineRule="auto"/>
        <w:rPr>
          <w:rFonts w:ascii="Times New Roman" w:eastAsia="Times New Roman" w:hAnsi="Times New Roman" w:cs="Times New Roman"/>
          <w:b/>
          <w:color w:val="000000"/>
          <w:spacing w:val="4"/>
          <w:sz w:val="24"/>
          <w:szCs w:val="24"/>
          <w:lang w:val="en-US" w:eastAsia="en-US"/>
        </w:rPr>
      </w:pPr>
      <w:r w:rsidRPr="006051F5">
        <w:rPr>
          <w:rFonts w:ascii="Times New Roman" w:eastAsia="Times New Roman" w:hAnsi="Times New Roman" w:cs="Times New Roman"/>
          <w:color w:val="000000"/>
          <w:spacing w:val="4"/>
          <w:sz w:val="24"/>
          <w:szCs w:val="24"/>
          <w:lang w:val="en-US" w:eastAsia="en-US"/>
        </w:rPr>
        <w:lastRenderedPageBreak/>
        <w:t> </w:t>
      </w:r>
      <w:r w:rsidRPr="008506F3">
        <w:rPr>
          <w:rFonts w:ascii="Times New Roman" w:eastAsia="Times New Roman" w:hAnsi="Times New Roman" w:cs="Times New Roman"/>
          <w:b/>
          <w:color w:val="000000"/>
          <w:spacing w:val="4"/>
          <w:sz w:val="28"/>
          <w:szCs w:val="24"/>
          <w:lang w:val="en-US" w:eastAsia="en-US"/>
        </w:rPr>
        <w:t>2.3.4 VIRTUINO APP</w:t>
      </w:r>
      <w:r>
        <w:rPr>
          <w:rFonts w:ascii="Times New Roman" w:eastAsia="Times New Roman" w:hAnsi="Times New Roman" w:cs="Times New Roman"/>
          <w:b/>
          <w:color w:val="000000"/>
          <w:spacing w:val="4"/>
          <w:sz w:val="24"/>
          <w:szCs w:val="24"/>
          <w:lang w:val="en-US" w:eastAsia="en-US"/>
        </w:rPr>
        <w:t>:</w:t>
      </w:r>
    </w:p>
    <w:p w:rsidR="008506F3" w:rsidRPr="008506F3" w:rsidRDefault="008506F3" w:rsidP="003B2E7E">
      <w:pPr>
        <w:shd w:val="clear" w:color="auto" w:fill="FFFFFF"/>
        <w:tabs>
          <w:tab w:val="left" w:pos="6825"/>
          <w:tab w:val="left" w:pos="7200"/>
        </w:tabs>
        <w:spacing w:after="150" w:line="240" w:lineRule="auto"/>
        <w:rPr>
          <w:rFonts w:ascii="Times New Roman" w:eastAsia="Times New Roman" w:hAnsi="Times New Roman" w:cs="Times New Roman"/>
          <w:color w:val="000000"/>
          <w:spacing w:val="4"/>
          <w:sz w:val="24"/>
          <w:szCs w:val="24"/>
          <w:lang w:val="en-US" w:eastAsia="en-US"/>
        </w:rPr>
      </w:pPr>
    </w:p>
    <w:p w:rsidR="00047316" w:rsidRDefault="00047316" w:rsidP="003B2E7E">
      <w:pPr>
        <w:shd w:val="clear" w:color="auto" w:fill="FFFFFF"/>
        <w:tabs>
          <w:tab w:val="left" w:pos="6825"/>
          <w:tab w:val="left" w:pos="7200"/>
        </w:tabs>
        <w:spacing w:after="150" w:line="240" w:lineRule="auto"/>
        <w:rPr>
          <w:rStyle w:val="Strong"/>
          <w:rFonts w:ascii="Times New Roman" w:hAnsi="Times New Roman" w:cs="Times New Roman"/>
          <w:color w:val="800000"/>
          <w:sz w:val="24"/>
          <w:szCs w:val="21"/>
        </w:rPr>
      </w:pPr>
      <w:r w:rsidRPr="00047316">
        <w:rPr>
          <w:rStyle w:val="Strong"/>
          <w:rFonts w:ascii="Times New Roman" w:hAnsi="Times New Roman" w:cs="Times New Roman"/>
          <w:color w:val="800000"/>
          <w:sz w:val="24"/>
          <w:szCs w:val="21"/>
        </w:rPr>
        <w:t>Create visual interfaces with widgets like LEDs, buttons, switches, value displays, instruments, regulators etc.</w:t>
      </w:r>
    </w:p>
    <w:p w:rsidR="00BA6BBA" w:rsidRPr="00047316" w:rsidRDefault="00BA6BBA" w:rsidP="003B2E7E">
      <w:pPr>
        <w:shd w:val="clear" w:color="auto" w:fill="FFFFFF"/>
        <w:tabs>
          <w:tab w:val="left" w:pos="6825"/>
          <w:tab w:val="left" w:pos="7200"/>
        </w:tabs>
        <w:spacing w:after="150" w:line="240" w:lineRule="auto"/>
        <w:rPr>
          <w:rFonts w:ascii="Times New Roman" w:eastAsia="Times New Roman" w:hAnsi="Times New Roman" w:cs="Times New Roman"/>
          <w:b/>
          <w:color w:val="000000"/>
          <w:spacing w:val="4"/>
          <w:sz w:val="24"/>
          <w:szCs w:val="24"/>
          <w:lang w:val="en-US" w:eastAsia="en-US"/>
        </w:rPr>
      </w:pPr>
      <w:r w:rsidRPr="00047316">
        <w:rPr>
          <w:rFonts w:ascii="Times New Roman" w:eastAsia="Times New Roman" w:hAnsi="Times New Roman" w:cs="Times New Roman"/>
          <w:b/>
          <w:color w:val="000000"/>
          <w:spacing w:val="4"/>
          <w:sz w:val="24"/>
          <w:szCs w:val="24"/>
          <w:lang w:val="en-US" w:eastAsia="en-US"/>
        </w:rPr>
        <w:tab/>
      </w:r>
      <w:r w:rsidR="003B2E7E" w:rsidRPr="00047316">
        <w:rPr>
          <w:rFonts w:ascii="Times New Roman" w:eastAsia="Times New Roman" w:hAnsi="Times New Roman" w:cs="Times New Roman"/>
          <w:b/>
          <w:color w:val="000000"/>
          <w:spacing w:val="4"/>
          <w:sz w:val="24"/>
          <w:szCs w:val="24"/>
          <w:lang w:val="en-US" w:eastAsia="en-US"/>
        </w:rPr>
        <w:tab/>
      </w:r>
    </w:p>
    <w:p w:rsidR="00BA6BBA" w:rsidRPr="006051F5" w:rsidRDefault="00047316" w:rsidP="00BA6BBA">
      <w:pPr>
        <w:tabs>
          <w:tab w:val="left" w:pos="8130"/>
        </w:tabs>
        <w:rPr>
          <w:sz w:val="24"/>
          <w:szCs w:val="24"/>
        </w:rPr>
      </w:pPr>
      <w:r>
        <w:rPr>
          <w:noProof/>
          <w:sz w:val="24"/>
          <w:szCs w:val="24"/>
          <w:lang w:val="en-US" w:eastAsia="en-US"/>
        </w:rPr>
        <w:drawing>
          <wp:anchor distT="0" distB="0" distL="114300" distR="114300" simplePos="0" relativeHeight="251673600" behindDoc="1" locked="0" layoutInCell="1" allowOverlap="1">
            <wp:simplePos x="0" y="0"/>
            <wp:positionH relativeFrom="column">
              <wp:posOffset>-429260</wp:posOffset>
            </wp:positionH>
            <wp:positionV relativeFrom="paragraph">
              <wp:posOffset>79375</wp:posOffset>
            </wp:positionV>
            <wp:extent cx="3343275" cy="2099310"/>
            <wp:effectExtent l="19050" t="0" r="9525" b="0"/>
            <wp:wrapTight wrapText="bothSides">
              <wp:wrapPolygon edited="0">
                <wp:start x="-123" y="0"/>
                <wp:lineTo x="-123" y="21365"/>
                <wp:lineTo x="21662" y="21365"/>
                <wp:lineTo x="21662" y="0"/>
                <wp:lineTo x="-123" y="0"/>
              </wp:wrapPolygon>
            </wp:wrapTight>
            <wp:docPr id="8" name="Picture 7" desc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29" cstate="print"/>
                    <a:stretch>
                      <a:fillRect/>
                    </a:stretch>
                  </pic:blipFill>
                  <pic:spPr>
                    <a:xfrm>
                      <a:off x="0" y="0"/>
                      <a:ext cx="3343275" cy="2099310"/>
                    </a:xfrm>
                    <a:prstGeom prst="rect">
                      <a:avLst/>
                    </a:prstGeom>
                  </pic:spPr>
                </pic:pic>
              </a:graphicData>
            </a:graphic>
          </wp:anchor>
        </w:drawing>
      </w:r>
      <w:r>
        <w:rPr>
          <w:noProof/>
          <w:sz w:val="24"/>
          <w:szCs w:val="24"/>
          <w:lang w:val="en-US" w:eastAsia="en-US"/>
        </w:rPr>
        <w:drawing>
          <wp:anchor distT="0" distB="0" distL="114300" distR="114300" simplePos="0" relativeHeight="251674624" behindDoc="1" locked="0" layoutInCell="1" allowOverlap="1">
            <wp:simplePos x="0" y="0"/>
            <wp:positionH relativeFrom="column">
              <wp:posOffset>3788410</wp:posOffset>
            </wp:positionH>
            <wp:positionV relativeFrom="paragraph">
              <wp:posOffset>5080</wp:posOffset>
            </wp:positionV>
            <wp:extent cx="2555875" cy="1791335"/>
            <wp:effectExtent l="19050" t="0" r="0" b="0"/>
            <wp:wrapTight wrapText="bothSides">
              <wp:wrapPolygon edited="0">
                <wp:start x="-161" y="0"/>
                <wp:lineTo x="-161" y="21363"/>
                <wp:lineTo x="21573" y="21363"/>
                <wp:lineTo x="21573" y="0"/>
                <wp:lineTo x="-161" y="0"/>
              </wp:wrapPolygon>
            </wp:wrapTight>
            <wp:docPr id="12" name="Picture 11" desc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pg"/>
                    <pic:cNvPicPr/>
                  </pic:nvPicPr>
                  <pic:blipFill>
                    <a:blip r:embed="rId30" cstate="print"/>
                    <a:stretch>
                      <a:fillRect/>
                    </a:stretch>
                  </pic:blipFill>
                  <pic:spPr>
                    <a:xfrm>
                      <a:off x="0" y="0"/>
                      <a:ext cx="2555875" cy="1791335"/>
                    </a:xfrm>
                    <a:prstGeom prst="rect">
                      <a:avLst/>
                    </a:prstGeom>
                  </pic:spPr>
                </pic:pic>
              </a:graphicData>
            </a:graphic>
          </wp:anchor>
        </w:drawing>
      </w:r>
      <w:r w:rsidR="00BA6BBA" w:rsidRPr="006051F5">
        <w:rPr>
          <w:sz w:val="24"/>
          <w:szCs w:val="24"/>
        </w:rPr>
        <w:tab/>
      </w:r>
    </w:p>
    <w:p w:rsidR="00047316" w:rsidRDefault="00BA6BBA" w:rsidP="00BA6BBA">
      <w:pPr>
        <w:tabs>
          <w:tab w:val="left" w:pos="8130"/>
        </w:tabs>
        <w:rPr>
          <w:sz w:val="24"/>
          <w:szCs w:val="24"/>
        </w:rPr>
      </w:pPr>
      <w:r w:rsidRPr="006051F5">
        <w:rPr>
          <w:sz w:val="24"/>
          <w:szCs w:val="24"/>
        </w:rPr>
        <w:tab/>
      </w:r>
    </w:p>
    <w:p w:rsidR="00047316" w:rsidRPr="00047316" w:rsidRDefault="00047316" w:rsidP="00047316">
      <w:pPr>
        <w:rPr>
          <w:sz w:val="24"/>
          <w:szCs w:val="24"/>
        </w:rPr>
      </w:pPr>
    </w:p>
    <w:p w:rsidR="00047316" w:rsidRPr="00047316" w:rsidRDefault="00047316" w:rsidP="00047316">
      <w:pPr>
        <w:rPr>
          <w:sz w:val="24"/>
          <w:szCs w:val="24"/>
        </w:rPr>
      </w:pPr>
    </w:p>
    <w:p w:rsidR="00047316" w:rsidRPr="00047316" w:rsidRDefault="00047316" w:rsidP="00047316">
      <w:pPr>
        <w:rPr>
          <w:sz w:val="24"/>
          <w:szCs w:val="24"/>
        </w:rPr>
      </w:pPr>
    </w:p>
    <w:p w:rsidR="00047316" w:rsidRPr="00047316" w:rsidRDefault="00047316" w:rsidP="00047316">
      <w:pPr>
        <w:rPr>
          <w:sz w:val="24"/>
          <w:szCs w:val="24"/>
        </w:rPr>
      </w:pPr>
    </w:p>
    <w:p w:rsidR="00FC5DB5" w:rsidRDefault="00FC5DB5" w:rsidP="00FC5DB5">
      <w:pPr>
        <w:spacing w:after="0" w:line="360" w:lineRule="auto"/>
        <w:jc w:val="both"/>
        <w:rPr>
          <w:sz w:val="24"/>
          <w:szCs w:val="24"/>
        </w:rPr>
      </w:pPr>
    </w:p>
    <w:p w:rsidR="00FC5DB5" w:rsidRDefault="00FC5DB5" w:rsidP="00FC5DB5">
      <w:pPr>
        <w:spacing w:after="0" w:line="360" w:lineRule="auto"/>
        <w:jc w:val="both"/>
      </w:pPr>
      <w:r>
        <w:rPr>
          <w:rFonts w:ascii="Times New Roman" w:hAnsi="Times New Roman" w:cs="Times New Roman"/>
          <w:b/>
          <w:color w:val="000000" w:themeColor="text1"/>
          <w:sz w:val="28"/>
          <w:szCs w:val="28"/>
          <w:shd w:val="clear" w:color="auto" w:fill="FFFFFF"/>
        </w:rPr>
        <w:t>2.4</w:t>
      </w:r>
      <w:r>
        <w:rPr>
          <w:rFonts w:ascii="Times New Roman" w:hAnsi="Times New Roman" w:cs="Times New Roman"/>
          <w:b/>
          <w:color w:val="000000" w:themeColor="text1"/>
          <w:sz w:val="28"/>
          <w:szCs w:val="28"/>
          <w:shd w:val="clear" w:color="auto" w:fill="FFFFFF"/>
        </w:rPr>
        <w:tab/>
        <w:t>SOFTWARE DESCRIPTION</w:t>
      </w:r>
    </w:p>
    <w:p w:rsidR="00FC5DB5" w:rsidRDefault="00FC5DB5" w:rsidP="00FC5DB5">
      <w:pPr>
        <w:spacing w:after="0" w:line="360" w:lineRule="auto"/>
        <w:jc w:val="both"/>
        <w:rPr>
          <w:rFonts w:ascii="Times New Roman" w:hAnsi="Times New Roman" w:cs="Times New Roman"/>
          <w:b/>
          <w:color w:val="000000" w:themeColor="text1"/>
          <w:sz w:val="24"/>
          <w:szCs w:val="24"/>
          <w:shd w:val="clear" w:color="auto" w:fill="FFFFFF"/>
        </w:rPr>
      </w:pPr>
    </w:p>
    <w:p w:rsidR="00FC5DB5" w:rsidRPr="00FC5DB5" w:rsidRDefault="00FC5DB5" w:rsidP="00FC5DB5">
      <w:pPr>
        <w:spacing w:after="0" w:line="360" w:lineRule="auto"/>
        <w:jc w:val="both"/>
        <w:rPr>
          <w:rFonts w:ascii="Times New Roman" w:hAnsi="Times New Roman" w:cs="Times New Roman"/>
          <w:b/>
          <w:color w:val="000000" w:themeColor="text1"/>
          <w:sz w:val="24"/>
          <w:szCs w:val="24"/>
          <w:shd w:val="clear" w:color="auto" w:fill="FFFFFF"/>
        </w:rPr>
      </w:pPr>
      <w:r w:rsidRPr="00FC5DB5">
        <w:rPr>
          <w:rFonts w:ascii="Times New Roman" w:hAnsi="Times New Roman" w:cs="Times New Roman"/>
          <w:b/>
          <w:color w:val="000000" w:themeColor="text1"/>
          <w:sz w:val="24"/>
          <w:szCs w:val="24"/>
          <w:shd w:val="clear" w:color="auto" w:fill="FFFFFF"/>
        </w:rPr>
        <w:t>The software used here is ARDUINO SOFTWARE:</w:t>
      </w:r>
    </w:p>
    <w:p w:rsidR="00FC5DB5" w:rsidRDefault="00FC5DB5" w:rsidP="00FC5DB5">
      <w:pPr>
        <w:spacing w:after="0"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Pr>
          <w:rFonts w:ascii="Times New Roman" w:eastAsia="Times New Roman" w:hAnsi="Times New Roman" w:cs="Times New Roman"/>
          <w:color w:val="000000" w:themeColor="text1"/>
          <w:sz w:val="24"/>
          <w:szCs w:val="24"/>
        </w:rPr>
        <w:t>Genuino</w:t>
      </w:r>
      <w:proofErr w:type="spellEnd"/>
      <w:r>
        <w:rPr>
          <w:rFonts w:ascii="Times New Roman" w:eastAsia="Times New Roman" w:hAnsi="Times New Roman" w:cs="Times New Roman"/>
          <w:color w:val="000000" w:themeColor="text1"/>
          <w:sz w:val="24"/>
          <w:szCs w:val="24"/>
        </w:rPr>
        <w:t xml:space="preserve"> hardware to upload programs and communicate with them.</w:t>
      </w:r>
    </w:p>
    <w:p w:rsidR="00FC5DB5" w:rsidRDefault="00FC5DB5" w:rsidP="00FC5DB5">
      <w:pPr>
        <w:spacing w:after="0" w:line="360" w:lineRule="auto"/>
        <w:jc w:val="both"/>
        <w:outlineLvl w:val="2"/>
        <w:rPr>
          <w:rFonts w:ascii="Times New Roman" w:eastAsia="Times New Roman" w:hAnsi="Times New Roman" w:cs="Times New Roman"/>
          <w:b/>
          <w:color w:val="000000" w:themeColor="text1"/>
          <w:sz w:val="24"/>
          <w:szCs w:val="24"/>
        </w:rPr>
      </w:pPr>
      <w:bookmarkStart w:id="3" w:name="toc1"/>
      <w:bookmarkEnd w:id="3"/>
      <w:r>
        <w:rPr>
          <w:rFonts w:ascii="Times New Roman" w:eastAsia="Times New Roman" w:hAnsi="Times New Roman" w:cs="Times New Roman"/>
          <w:b/>
          <w:color w:val="000000" w:themeColor="text1"/>
          <w:sz w:val="24"/>
          <w:szCs w:val="24"/>
        </w:rPr>
        <w:t>Writing Sketches:</w:t>
      </w:r>
    </w:p>
    <w:p w:rsidR="00FC5DB5" w:rsidRDefault="00FC5DB5" w:rsidP="00FC5DB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Programs written using Arduino Software (IDE) are called sketches. These sketches are written in the text editor and are saved with the file extension </w:t>
      </w:r>
      <w:proofErr w:type="spellStart"/>
      <w:r>
        <w:rPr>
          <w:rFonts w:ascii="Times New Roman" w:eastAsia="Times New Roman" w:hAnsi="Times New Roman" w:cs="Times New Roman"/>
          <w:sz w:val="24"/>
          <w:szCs w:val="24"/>
        </w:rPr>
        <w:t>ino</w:t>
      </w:r>
      <w:proofErr w:type="spellEnd"/>
      <w:r>
        <w:rPr>
          <w:rFonts w:ascii="Times New Roman" w:eastAsia="Times New Roman" w:hAnsi="Times New Roman" w:cs="Times New Roman"/>
          <w:sz w:val="24"/>
          <w:szCs w:val="24"/>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w:t>
      </w:r>
      <w:proofErr w:type="spellStart"/>
      <w:r>
        <w:rPr>
          <w:rFonts w:ascii="Times New Roman" w:eastAsia="Times New Roman" w:hAnsi="Times New Roman" w:cs="Times New Roman"/>
          <w:sz w:val="24"/>
          <w:szCs w:val="24"/>
        </w:rPr>
        <w:t>righthand</w:t>
      </w:r>
      <w:proofErr w:type="spellEnd"/>
      <w:r>
        <w:rPr>
          <w:rFonts w:ascii="Times New Roman" w:eastAsia="Times New Roman" w:hAnsi="Times New Roman" w:cs="Times New Roman"/>
          <w:sz w:val="24"/>
          <w:szCs w:val="24"/>
        </w:rPr>
        <w:t xml:space="preserve"> corner of the window displays the configured board and serial port. The toolbar buttons allow you to verify and upload programs, create, open, and save sketches, and open the serial monitor.</w:t>
      </w:r>
    </w:p>
    <w:p w:rsidR="00FC5DB5" w:rsidRDefault="00FC5DB5" w:rsidP="00FC5DB5">
      <w:pPr>
        <w:spacing w:after="0" w:line="360" w:lineRule="auto"/>
        <w:jc w:val="both"/>
        <w:rPr>
          <w:rFonts w:ascii="Times New Roman" w:eastAsia="Times New Roman" w:hAnsi="Times New Roman" w:cs="Times New Roman"/>
          <w:b/>
          <w:sz w:val="24"/>
          <w:szCs w:val="24"/>
        </w:rPr>
      </w:pPr>
    </w:p>
    <w:p w:rsidR="00FC5DB5" w:rsidRDefault="00FC5DB5" w:rsidP="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NB:</w:t>
      </w:r>
    </w:p>
    <w:p w:rsidR="00FC5DB5" w:rsidRDefault="00FC5DB5" w:rsidP="00FC5DB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Versions of the Arduino Software (IDE) prior to 1.0 saved sketches with the extension </w:t>
      </w:r>
      <w:proofErr w:type="spellStart"/>
      <w:r>
        <w:rPr>
          <w:rFonts w:ascii="Times New Roman" w:eastAsia="Times New Roman" w:hAnsi="Times New Roman" w:cs="Times New Roman"/>
          <w:sz w:val="24"/>
          <w:szCs w:val="24"/>
        </w:rPr>
        <w:t>pde</w:t>
      </w:r>
      <w:proofErr w:type="spellEnd"/>
      <w:r>
        <w:rPr>
          <w:rFonts w:ascii="Times New Roman" w:eastAsia="Times New Roman" w:hAnsi="Times New Roman" w:cs="Times New Roman"/>
          <w:sz w:val="24"/>
          <w:szCs w:val="24"/>
        </w:rPr>
        <w:t xml:space="preserve">. It is possible to open these files with version 1.0, you will be prompted to save the sketch with the </w:t>
      </w:r>
      <w:proofErr w:type="spellStart"/>
      <w:r>
        <w:rPr>
          <w:rFonts w:ascii="Times New Roman" w:eastAsia="Times New Roman" w:hAnsi="Times New Roman" w:cs="Times New Roman"/>
          <w:sz w:val="24"/>
          <w:szCs w:val="24"/>
        </w:rPr>
        <w:t>ino</w:t>
      </w:r>
      <w:proofErr w:type="spellEnd"/>
      <w:r>
        <w:rPr>
          <w:rFonts w:ascii="Times New Roman" w:eastAsia="Times New Roman" w:hAnsi="Times New Roman" w:cs="Times New Roman"/>
          <w:sz w:val="24"/>
          <w:szCs w:val="24"/>
        </w:rPr>
        <w:t xml:space="preserve"> extension on save.</w:t>
      </w:r>
    </w:p>
    <w:tbl>
      <w:tblPr>
        <w:tblW w:w="5000" w:type="pct"/>
        <w:tblCellSpacing w:w="15" w:type="dxa"/>
        <w:shd w:val="clear" w:color="auto" w:fill="FFFFFF"/>
        <w:tblLook w:val="04A0"/>
      </w:tblPr>
      <w:tblGrid>
        <w:gridCol w:w="634"/>
        <w:gridCol w:w="30"/>
        <w:gridCol w:w="8756"/>
      </w:tblGrid>
      <w:tr w:rsidR="00FC5DB5" w:rsidTr="00FC5DB5">
        <w:trPr>
          <w:tblCellSpacing w:w="15" w:type="dxa"/>
        </w:trPr>
        <w:tc>
          <w:tcPr>
            <w:tcW w:w="610" w:type="dxa"/>
            <w:gridSpan w:val="2"/>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224155" cy="224155"/>
                  <wp:effectExtent l="0" t="0" r="4445" b="0"/>
                  <wp:docPr id="14" name="Picture 1"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Guide/play.png"/>
                          <pic:cNvPicPr>
                            <a:picLocks noChangeAspect="1" noChangeArrowheads="1"/>
                          </pic:cNvPicPr>
                        </pic:nvPicPr>
                        <pic:blipFill>
                          <a:blip r:embed="rId31" cstate="print"/>
                          <a:srcRect/>
                          <a:stretch>
                            <a:fillRect/>
                          </a:stretch>
                        </pic:blipFill>
                        <pic:spPr bwMode="auto">
                          <a:xfrm>
                            <a:off x="0" y="0"/>
                            <a:ext cx="224155" cy="2241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Verify</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br w:type="textWrapping" w:clear="all"/>
              <w:t>Checks your code for errors compiling it.</w:t>
            </w:r>
          </w:p>
        </w:tc>
      </w:tr>
      <w:tr w:rsidR="00FC5DB5" w:rsidTr="00FC5DB5">
        <w:trPr>
          <w:tblCellSpacing w:w="15" w:type="dxa"/>
        </w:trPr>
        <w:tc>
          <w:tcPr>
            <w:tcW w:w="0" w:type="auto"/>
            <w:gridSpan w:val="2"/>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224155" cy="224155"/>
                  <wp:effectExtent l="0" t="0" r="4445" b="0"/>
                  <wp:docPr id="13" name="Picture 2"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Guide/export.png"/>
                          <pic:cNvPicPr>
                            <a:picLocks noChangeAspect="1" noChangeArrowheads="1"/>
                          </pic:cNvPicPr>
                        </pic:nvPicPr>
                        <pic:blipFill>
                          <a:blip r:embed="rId32" cstate="print"/>
                          <a:srcRect/>
                          <a:stretch>
                            <a:fillRect/>
                          </a:stretch>
                        </pic:blipFill>
                        <pic:spPr bwMode="auto">
                          <a:xfrm>
                            <a:off x="0" y="0"/>
                            <a:ext cx="224155" cy="224155"/>
                          </a:xfrm>
                          <a:prstGeom prst="rect">
                            <a:avLst/>
                          </a:prstGeom>
                          <a:noFill/>
                          <a:ln w="9525">
                            <a:noFill/>
                            <a:miter lim="800000"/>
                            <a:headEnd/>
                            <a:tailEnd/>
                          </a:ln>
                        </pic:spPr>
                      </pic:pic>
                    </a:graphicData>
                  </a:graphic>
                </wp:inline>
              </w:drawing>
            </w:r>
          </w:p>
        </w:tc>
        <w:tc>
          <w:tcPr>
            <w:tcW w:w="0" w:type="auto"/>
            <w:shd w:val="clear" w:color="auto" w:fill="FFFFFF"/>
            <w:tcMar>
              <w:top w:w="0" w:type="dxa"/>
              <w:left w:w="250" w:type="dxa"/>
              <w:bottom w:w="0" w:type="dxa"/>
              <w:right w:w="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Upload</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br w:type="textWrapping" w:clear="all"/>
              <w:t>Compiles your code and uploads it to the configured board. See </w:t>
            </w:r>
            <w:hyperlink r:id="rId33" w:anchor="uploading" w:history="1">
              <w:r>
                <w:rPr>
                  <w:rStyle w:val="Hyperlink"/>
                  <w:sz w:val="24"/>
                  <w:szCs w:val="24"/>
                </w:rPr>
                <w:t>uploading</w:t>
              </w:r>
            </w:hyperlink>
            <w:r>
              <w:rPr>
                <w:rFonts w:ascii="Times New Roman" w:eastAsia="Times New Roman" w:hAnsi="Times New Roman" w:cs="Times New Roman"/>
                <w:sz w:val="24"/>
                <w:szCs w:val="24"/>
              </w:rPr>
              <w:t> below for details.</w:t>
            </w:r>
          </w:p>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If you are using an external programmer with your board, you can hold down the "shift" key on your computer when using this icon. The text will change to "Upload using Programmer"</w:t>
            </w:r>
          </w:p>
        </w:tc>
      </w:tr>
      <w:tr w:rsidR="00FC5DB5" w:rsidTr="00FC5DB5">
        <w:trPr>
          <w:tblCellSpacing w:w="15" w:type="dxa"/>
        </w:trPr>
        <w:tc>
          <w:tcPr>
            <w:tcW w:w="0" w:type="auto"/>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96215" cy="196215"/>
                  <wp:effectExtent l="19050" t="0" r="0" b="0"/>
                  <wp:docPr id="23" name="Picture 3"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Guide/new.png"/>
                          <pic:cNvPicPr>
                            <a:picLocks noChangeAspect="1" noChangeArrowheads="1"/>
                          </pic:cNvPicPr>
                        </pic:nvPicPr>
                        <pic:blipFill>
                          <a:blip r:embed="rId34" cstate="print"/>
                          <a:srcRect/>
                          <a:stretch>
                            <a:fillRect/>
                          </a:stretch>
                        </pic:blipFill>
                        <pic:spPr bwMode="auto">
                          <a:xfrm>
                            <a:off x="0" y="0"/>
                            <a:ext cx="196215" cy="196215"/>
                          </a:xfrm>
                          <a:prstGeom prst="rect">
                            <a:avLst/>
                          </a:prstGeom>
                          <a:noFill/>
                          <a:ln w="9525">
                            <a:noFill/>
                            <a:miter lim="800000"/>
                            <a:headEnd/>
                            <a:tailEnd/>
                          </a:ln>
                        </pic:spPr>
                      </pic:pic>
                    </a:graphicData>
                  </a:graphic>
                </wp:inline>
              </w:drawing>
            </w:r>
          </w:p>
        </w:tc>
        <w:tc>
          <w:tcPr>
            <w:tcW w:w="0" w:type="auto"/>
            <w:gridSpan w:val="2"/>
            <w:shd w:val="clear" w:color="auto" w:fill="FFFFFF"/>
            <w:tcMar>
              <w:top w:w="0" w:type="dxa"/>
              <w:left w:w="250" w:type="dxa"/>
              <w:bottom w:w="0" w:type="dxa"/>
              <w:right w:w="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New</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br w:type="textWrapping" w:clear="all"/>
              <w:t>Creates a new sketch.</w:t>
            </w:r>
          </w:p>
        </w:tc>
      </w:tr>
      <w:tr w:rsidR="00FC5DB5" w:rsidTr="00FC5DB5">
        <w:trPr>
          <w:tblCellSpacing w:w="15" w:type="dxa"/>
        </w:trPr>
        <w:tc>
          <w:tcPr>
            <w:tcW w:w="0" w:type="auto"/>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96215" cy="196215"/>
                  <wp:effectExtent l="19050" t="0" r="0" b="0"/>
                  <wp:docPr id="21" name="Picture 4"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Guide/open.png"/>
                          <pic:cNvPicPr>
                            <a:picLocks noChangeAspect="1" noChangeArrowheads="1"/>
                          </pic:cNvPicPr>
                        </pic:nvPicPr>
                        <pic:blipFill>
                          <a:blip r:embed="rId35" cstate="print"/>
                          <a:srcRect/>
                          <a:stretch>
                            <a:fillRect/>
                          </a:stretch>
                        </pic:blipFill>
                        <pic:spPr bwMode="auto">
                          <a:xfrm>
                            <a:off x="0" y="0"/>
                            <a:ext cx="196215" cy="196215"/>
                          </a:xfrm>
                          <a:prstGeom prst="rect">
                            <a:avLst/>
                          </a:prstGeom>
                          <a:noFill/>
                          <a:ln w="9525">
                            <a:noFill/>
                            <a:miter lim="800000"/>
                            <a:headEnd/>
                            <a:tailEnd/>
                          </a:ln>
                        </pic:spPr>
                      </pic:pic>
                    </a:graphicData>
                  </a:graphic>
                </wp:inline>
              </w:drawing>
            </w:r>
          </w:p>
        </w:tc>
        <w:tc>
          <w:tcPr>
            <w:tcW w:w="0" w:type="auto"/>
            <w:gridSpan w:val="2"/>
            <w:shd w:val="clear" w:color="auto" w:fill="FFFFFF"/>
            <w:tcMar>
              <w:top w:w="0" w:type="dxa"/>
              <w:left w:w="250" w:type="dxa"/>
              <w:bottom w:w="0" w:type="dxa"/>
              <w:right w:w="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Open</w:t>
            </w:r>
            <w:r>
              <w:rPr>
                <w:rFonts w:ascii="Times New Roman" w:eastAsia="Times New Roman" w:hAnsi="Times New Roman" w:cs="Times New Roman"/>
                <w:sz w:val="24"/>
                <w:szCs w:val="24"/>
              </w:rPr>
              <w:t> </w:t>
            </w:r>
            <w:r>
              <w:rPr>
                <w:rFonts w:ascii="Times New Roman" w:eastAsia="Times New Roman" w:hAnsi="Times New Roman" w:cs="Times New Roman"/>
                <w:sz w:val="24"/>
                <w:szCs w:val="24"/>
              </w:rPr>
              <w:br w:type="textWrapping" w:clear="all"/>
              <w:t>Presents a menu of all the sketches in your sketchbook. Clicking one will open it within the current window overwriting its content.</w:t>
            </w:r>
          </w:p>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due to a bug in Java, this menu doesn't scroll; if you need to open a sketch late in the list, use the File | Sketchbook menu instead.</w:t>
            </w:r>
          </w:p>
        </w:tc>
      </w:tr>
      <w:tr w:rsidR="00FC5DB5" w:rsidTr="00FC5DB5">
        <w:trPr>
          <w:tblCellSpacing w:w="15" w:type="dxa"/>
        </w:trPr>
        <w:tc>
          <w:tcPr>
            <w:tcW w:w="0" w:type="auto"/>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96215" cy="196215"/>
                  <wp:effectExtent l="19050" t="0" r="0" b="0"/>
                  <wp:docPr id="20" name="Picture 5"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Guide/save.png"/>
                          <pic:cNvPicPr>
                            <a:picLocks noChangeAspect="1" noChangeArrowheads="1"/>
                          </pic:cNvPicPr>
                        </pic:nvPicPr>
                        <pic:blipFill>
                          <a:blip r:embed="rId36" cstate="print"/>
                          <a:srcRect/>
                          <a:stretch>
                            <a:fillRect/>
                          </a:stretch>
                        </pic:blipFill>
                        <pic:spPr bwMode="auto">
                          <a:xfrm>
                            <a:off x="0" y="0"/>
                            <a:ext cx="196215" cy="196215"/>
                          </a:xfrm>
                          <a:prstGeom prst="rect">
                            <a:avLst/>
                          </a:prstGeom>
                          <a:noFill/>
                          <a:ln w="9525">
                            <a:noFill/>
                            <a:miter lim="800000"/>
                            <a:headEnd/>
                            <a:tailEnd/>
                          </a:ln>
                        </pic:spPr>
                      </pic:pic>
                    </a:graphicData>
                  </a:graphic>
                </wp:inline>
              </w:drawing>
            </w:r>
          </w:p>
        </w:tc>
        <w:tc>
          <w:tcPr>
            <w:tcW w:w="0" w:type="auto"/>
            <w:gridSpan w:val="2"/>
            <w:shd w:val="clear" w:color="auto" w:fill="FFFFFF"/>
            <w:tcMar>
              <w:top w:w="0" w:type="dxa"/>
              <w:left w:w="250" w:type="dxa"/>
              <w:bottom w:w="0" w:type="dxa"/>
              <w:right w:w="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Save</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br w:type="textWrapping" w:clear="all"/>
              <w:t>Saves your sketch.</w:t>
            </w:r>
          </w:p>
        </w:tc>
      </w:tr>
      <w:tr w:rsidR="00FC5DB5" w:rsidTr="00FC5DB5">
        <w:trPr>
          <w:tblCellSpacing w:w="15" w:type="dxa"/>
        </w:trPr>
        <w:tc>
          <w:tcPr>
            <w:tcW w:w="0" w:type="auto"/>
            <w:shd w:val="clear" w:color="auto" w:fill="FFFFFF"/>
            <w:tcMar>
              <w:top w:w="0" w:type="dxa"/>
              <w:left w:w="0" w:type="dxa"/>
              <w:bottom w:w="0" w:type="dxa"/>
              <w:right w:w="250" w:type="dxa"/>
            </w:tcMar>
            <w:hideMark/>
          </w:tcPr>
          <w:p w:rsidR="00FC5DB5" w:rsidRDefault="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96215" cy="196215"/>
                  <wp:effectExtent l="19050" t="0" r="0" b="0"/>
                  <wp:docPr id="15" name="Picture 6"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rduino.cc/en/uploads/Guide/serial_monitor.png"/>
                          <pic:cNvPicPr>
                            <a:picLocks noChangeAspect="1" noChangeArrowheads="1"/>
                          </pic:cNvPicPr>
                        </pic:nvPicPr>
                        <pic:blipFill>
                          <a:blip r:embed="rId37" cstate="print"/>
                          <a:srcRect/>
                          <a:stretch>
                            <a:fillRect/>
                          </a:stretch>
                        </pic:blipFill>
                        <pic:spPr bwMode="auto">
                          <a:xfrm>
                            <a:off x="0" y="0"/>
                            <a:ext cx="196215" cy="196215"/>
                          </a:xfrm>
                          <a:prstGeom prst="rect">
                            <a:avLst/>
                          </a:prstGeom>
                          <a:noFill/>
                          <a:ln w="9525">
                            <a:noFill/>
                            <a:miter lim="800000"/>
                            <a:headEnd/>
                            <a:tailEnd/>
                          </a:ln>
                        </pic:spPr>
                      </pic:pic>
                    </a:graphicData>
                  </a:graphic>
                </wp:inline>
              </w:drawing>
            </w:r>
          </w:p>
        </w:tc>
        <w:tc>
          <w:tcPr>
            <w:tcW w:w="0" w:type="auto"/>
            <w:gridSpan w:val="2"/>
            <w:shd w:val="clear" w:color="auto" w:fill="FFFFFF"/>
            <w:tcMar>
              <w:top w:w="0" w:type="dxa"/>
              <w:left w:w="250" w:type="dxa"/>
              <w:bottom w:w="0" w:type="dxa"/>
              <w:right w:w="0" w:type="dxa"/>
            </w:tcMar>
            <w:hideMark/>
          </w:tcPr>
          <w:p w:rsidR="00FC5DB5" w:rsidRDefault="00FC5DB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i/>
                <w:iCs/>
                <w:sz w:val="24"/>
                <w:szCs w:val="24"/>
              </w:rPr>
              <w:t>Serial Monitor</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br w:type="textWrapping" w:clear="all"/>
              <w:t>Opens the </w:t>
            </w:r>
            <w:hyperlink r:id="rId38" w:anchor="serialmonitor" w:history="1">
              <w:r>
                <w:rPr>
                  <w:rStyle w:val="Hyperlink"/>
                  <w:rFonts w:ascii="Times New Roman" w:eastAsia="Times New Roman" w:hAnsi="Times New Roman" w:cs="Times New Roman"/>
                  <w:sz w:val="24"/>
                  <w:szCs w:val="24"/>
                </w:rPr>
                <w:t>serial monitor</w:t>
              </w:r>
            </w:hyperlink>
            <w:r>
              <w:rPr>
                <w:rFonts w:ascii="Times New Roman" w:eastAsia="Times New Roman" w:hAnsi="Times New Roman" w:cs="Times New Roman"/>
                <w:sz w:val="24"/>
                <w:szCs w:val="24"/>
              </w:rPr>
              <w:t>.</w:t>
            </w:r>
          </w:p>
        </w:tc>
      </w:tr>
    </w:tbl>
    <w:p w:rsidR="00FC5DB5" w:rsidRDefault="00FC5DB5" w:rsidP="00FC5DB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commands are found within the five menus: File, Edit, Sketch, </w:t>
      </w:r>
      <w:proofErr w:type="spellStart"/>
      <w:r>
        <w:rPr>
          <w:rFonts w:ascii="Times New Roman" w:eastAsia="Times New Roman" w:hAnsi="Times New Roman" w:cs="Times New Roman"/>
          <w:sz w:val="24"/>
          <w:szCs w:val="24"/>
        </w:rPr>
        <w:t>Tools</w:t>
      </w:r>
      <w:proofErr w:type="gramStart"/>
      <w:r>
        <w:rPr>
          <w:rFonts w:ascii="Times New Roman" w:eastAsia="Times New Roman" w:hAnsi="Times New Roman" w:cs="Times New Roman"/>
          <w:sz w:val="24"/>
          <w:szCs w:val="24"/>
        </w:rPr>
        <w:t>,and</w:t>
      </w:r>
      <w:proofErr w:type="spellEnd"/>
      <w:proofErr w:type="gramEnd"/>
      <w:r>
        <w:rPr>
          <w:rFonts w:ascii="Times New Roman" w:eastAsia="Times New Roman" w:hAnsi="Times New Roman" w:cs="Times New Roman"/>
          <w:sz w:val="24"/>
          <w:szCs w:val="24"/>
        </w:rPr>
        <w:t xml:space="preserve"> help.</w:t>
      </w:r>
    </w:p>
    <w:p w:rsidR="00FC5DB5" w:rsidRDefault="00FC5DB5" w:rsidP="00FC5DB5">
      <w:pPr>
        <w:pStyle w:val="Heading5"/>
        <w:spacing w:before="0" w:line="360" w:lineRule="auto"/>
        <w:ind w:left="9"/>
        <w:jc w:val="both"/>
        <w:rPr>
          <w:b/>
          <w:color w:val="auto"/>
          <w:sz w:val="28"/>
          <w:szCs w:val="28"/>
        </w:rPr>
      </w:pPr>
    </w:p>
    <w:p w:rsidR="00FC5DB5" w:rsidRDefault="00FC5DB5" w:rsidP="00FC5DB5">
      <w:pPr>
        <w:pStyle w:val="Heading5"/>
        <w:spacing w:before="0" w:line="360" w:lineRule="auto"/>
        <w:ind w:left="9"/>
        <w:jc w:val="both"/>
        <w:rPr>
          <w:b/>
          <w:color w:val="auto"/>
          <w:sz w:val="28"/>
          <w:szCs w:val="28"/>
        </w:rPr>
      </w:pPr>
    </w:p>
    <w:p w:rsidR="00FC5DB5" w:rsidRDefault="00FC5DB5" w:rsidP="00FC5DB5">
      <w:pPr>
        <w:pStyle w:val="Heading5"/>
        <w:spacing w:before="0" w:line="360" w:lineRule="auto"/>
        <w:jc w:val="both"/>
        <w:rPr>
          <w:b/>
          <w:color w:val="auto"/>
          <w:sz w:val="28"/>
          <w:szCs w:val="28"/>
        </w:rPr>
      </w:pPr>
    </w:p>
    <w:p w:rsidR="00FC5DB5" w:rsidRDefault="00FC5DB5" w:rsidP="00FC5DB5"/>
    <w:p w:rsidR="00FC5DB5" w:rsidRPr="00FC5DB5" w:rsidRDefault="00FC5DB5" w:rsidP="00FC5DB5"/>
    <w:p w:rsidR="00FC5DB5" w:rsidRDefault="00FC5DB5" w:rsidP="00FC5DB5">
      <w:pPr>
        <w:pStyle w:val="Heading5"/>
        <w:spacing w:before="0" w:line="360" w:lineRule="auto"/>
        <w:ind w:left="9"/>
        <w:jc w:val="both"/>
        <w:rPr>
          <w:b/>
          <w:color w:val="auto"/>
          <w:sz w:val="28"/>
          <w:szCs w:val="28"/>
        </w:rPr>
      </w:pPr>
      <w:r>
        <w:rPr>
          <w:b/>
          <w:color w:val="auto"/>
          <w:sz w:val="28"/>
          <w:szCs w:val="28"/>
        </w:rPr>
        <w:lastRenderedPageBreak/>
        <w:t>Programming on arduino</w:t>
      </w:r>
    </w:p>
    <w:p w:rsidR="00FC5DB5" w:rsidRPr="00FC5DB5" w:rsidRDefault="00FC5DB5" w:rsidP="00FC5DB5"/>
    <w:p w:rsidR="00FC5DB5" w:rsidRDefault="00FC5DB5" w:rsidP="00FC5DB5">
      <w:pPr>
        <w:spacing w:after="0" w:line="360" w:lineRule="auto"/>
        <w:ind w:left="14"/>
        <w:jc w:val="both"/>
        <w:rPr>
          <w:rFonts w:ascii="Times New Roman" w:hAnsi="Times New Roman" w:cs="Times New Roman"/>
          <w:color w:val="565353"/>
          <w:sz w:val="24"/>
          <w:szCs w:val="24"/>
          <w:shd w:val="clear" w:color="auto" w:fill="FFFFFF"/>
        </w:rPr>
      </w:pPr>
      <w:r>
        <w:rPr>
          <w:rFonts w:ascii="Times New Roman" w:eastAsia="Times New Roman" w:hAnsi="Times New Roman" w:cs="Times New Roman"/>
          <w:b/>
          <w:noProof/>
          <w:sz w:val="28"/>
          <w:lang w:val="en-US" w:eastAsia="en-US"/>
        </w:rPr>
        <w:drawing>
          <wp:inline distT="0" distB="0" distL="0" distR="0">
            <wp:extent cx="5943600" cy="3342785"/>
            <wp:effectExtent l="19050" t="0" r="0" b="0"/>
            <wp:docPr id="26" name="Picture 22" descr="C:\Users\AREEFA\Dropbox\Screenshots\Screenshot 2019-11-04 20.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EEFA\Dropbox\Screenshots\Screenshot 2019-11-04 20.14.39.png"/>
                    <pic:cNvPicPr>
                      <a:picLocks noChangeAspect="1" noChangeArrowheads="1"/>
                    </pic:cNvPicPr>
                  </pic:nvPicPr>
                  <pic:blipFill>
                    <a:blip r:embed="rId39"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8"/>
        </w:rPr>
        <w:tab/>
      </w:r>
    </w:p>
    <w:p w:rsidR="00FC5DB5" w:rsidRDefault="00FC5DB5" w:rsidP="00FC5DB5">
      <w:pPr>
        <w:spacing w:after="0" w:line="360"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Fig.2.6 Software IDE</w:t>
      </w:r>
    </w:p>
    <w:p w:rsidR="00FC5DB5" w:rsidRDefault="00FC5DB5" w:rsidP="00FC5DB5">
      <w:pPr>
        <w:spacing w:after="0" w:line="360" w:lineRule="auto"/>
        <w:ind w:left="14" w:firstLine="706"/>
        <w:jc w:val="both"/>
      </w:pPr>
      <w:r>
        <w:rPr>
          <w:rFonts w:ascii="Times New Roman" w:eastAsia="Times New Roman" w:hAnsi="Times New Roman" w:cs="Times New Roman"/>
          <w:sz w:val="24"/>
        </w:rPr>
        <w:t xml:space="preserve">In order for the Arduino-Uno board to be able to interact with the application used in this project certain program (code) needs to be uploaded to the Arduino-Uno. </w:t>
      </w:r>
    </w:p>
    <w:p w:rsidR="00FC5DB5" w:rsidRDefault="00FC5DB5" w:rsidP="00FC5DB5">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Arduino Company provides user friendly software which allows writing any code for any function wanted to be performed by the Arduino-Uno and upload it to the board. Refer to appendix A for the full source code of the Arduino-Uno board. </w:t>
      </w:r>
    </w:p>
    <w:p w:rsidR="00FC5DB5" w:rsidRDefault="00FC5DB5" w:rsidP="00047316">
      <w:pPr>
        <w:tabs>
          <w:tab w:val="left" w:pos="1087"/>
        </w:tabs>
        <w:rPr>
          <w:sz w:val="24"/>
          <w:szCs w:val="24"/>
        </w:rPr>
      </w:pPr>
    </w:p>
    <w:p w:rsidR="00FC5DB5" w:rsidRDefault="00FC5DB5">
      <w:pPr>
        <w:rPr>
          <w:sz w:val="24"/>
          <w:szCs w:val="24"/>
        </w:rPr>
      </w:pPr>
      <w:r>
        <w:rPr>
          <w:sz w:val="24"/>
          <w:szCs w:val="24"/>
        </w:rPr>
        <w:br w:type="page"/>
      </w:r>
    </w:p>
    <w:p w:rsidR="006C2DD6" w:rsidRDefault="006C2DD6" w:rsidP="00FC5DB5">
      <w:pPr>
        <w:spacing w:after="0" w:line="360" w:lineRule="auto"/>
        <w:ind w:left="2880" w:hanging="2880"/>
        <w:jc w:val="center"/>
        <w:rPr>
          <w:rFonts w:ascii="Times New Roman" w:hAnsi="Times New Roman" w:cs="Times New Roman"/>
          <w:b/>
          <w:sz w:val="32"/>
          <w:szCs w:val="32"/>
        </w:rPr>
      </w:pPr>
    </w:p>
    <w:p w:rsidR="00FC5DB5" w:rsidRDefault="00FC5DB5" w:rsidP="00FC5DB5">
      <w:pPr>
        <w:spacing w:after="0" w:line="360" w:lineRule="auto"/>
        <w:ind w:left="2880" w:hanging="2880"/>
        <w:jc w:val="center"/>
        <w:rPr>
          <w:rFonts w:ascii="Times New Roman" w:hAnsi="Times New Roman" w:cs="Times New Roman"/>
          <w:sz w:val="24"/>
          <w:szCs w:val="24"/>
        </w:rPr>
      </w:pPr>
      <w:r>
        <w:rPr>
          <w:rFonts w:ascii="Times New Roman" w:hAnsi="Times New Roman" w:cs="Times New Roman"/>
          <w:b/>
          <w:sz w:val="32"/>
          <w:szCs w:val="32"/>
        </w:rPr>
        <w:t>CHAPTER 3</w:t>
      </w:r>
    </w:p>
    <w:p w:rsidR="00FC5DB5" w:rsidRDefault="00FC5DB5" w:rsidP="00FC5DB5">
      <w:pPr>
        <w:spacing w:after="0" w:line="360" w:lineRule="auto"/>
        <w:ind w:left="720" w:hanging="720"/>
        <w:jc w:val="center"/>
        <w:rPr>
          <w:rFonts w:ascii="Times New Roman" w:hAnsi="Times New Roman" w:cs="Times New Roman"/>
          <w:b/>
          <w:sz w:val="32"/>
          <w:szCs w:val="32"/>
        </w:rPr>
      </w:pPr>
      <w:r>
        <w:rPr>
          <w:rFonts w:ascii="Times New Roman" w:hAnsi="Times New Roman" w:cs="Times New Roman"/>
          <w:b/>
          <w:sz w:val="32"/>
          <w:szCs w:val="32"/>
        </w:rPr>
        <w:t>CIRCUIT DIAGRAM AND DESCRIPTION</w:t>
      </w:r>
    </w:p>
    <w:p w:rsidR="006C2DD6" w:rsidRDefault="006C2DD6" w:rsidP="00FC5DB5">
      <w:pPr>
        <w:spacing w:after="0" w:line="360" w:lineRule="auto"/>
        <w:jc w:val="both"/>
        <w:rPr>
          <w:rFonts w:ascii="Times New Roman" w:hAnsi="Times New Roman" w:cs="Times New Roman"/>
          <w:b/>
          <w:color w:val="000000" w:themeColor="text1"/>
          <w:sz w:val="28"/>
          <w:szCs w:val="28"/>
          <w:shd w:val="clear" w:color="auto" w:fill="FFFFFF"/>
        </w:rPr>
      </w:pPr>
    </w:p>
    <w:p w:rsidR="00FC5DB5" w:rsidRDefault="00FC5DB5" w:rsidP="00FC5DB5">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3.1 Working</w:t>
      </w:r>
    </w:p>
    <w:p w:rsidR="006C2DD6" w:rsidRDefault="00A47E37" w:rsidP="00047316">
      <w:pPr>
        <w:tabs>
          <w:tab w:val="left" w:pos="1087"/>
        </w:tabs>
        <w:rPr>
          <w:rFonts w:ascii="Times New Roman" w:hAnsi="Times New Roman" w:cs="Times New Roman"/>
          <w:sz w:val="24"/>
          <w:szCs w:val="24"/>
        </w:rPr>
      </w:pPr>
      <w:r>
        <w:rPr>
          <w:rFonts w:ascii="Times New Roman" w:hAnsi="Times New Roman" w:cs="Times New Roman"/>
          <w:sz w:val="24"/>
          <w:szCs w:val="24"/>
        </w:rPr>
        <w:t xml:space="preserve">Whenever a person who is in need of food approaches to this smart helping booth and scan his finger through fingerprint sensor. If the finger is detected and then once the network is set up, through the ESP8266 modem, the data of finger ID is sent to the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channel. From there in the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channel, the graph is mapped based on the data that is transferred into channel</w:t>
      </w:r>
      <w:r w:rsidR="006C2DD6">
        <w:rPr>
          <w:rFonts w:ascii="Times New Roman" w:hAnsi="Times New Roman" w:cs="Times New Roman"/>
          <w:sz w:val="24"/>
          <w:szCs w:val="24"/>
        </w:rPr>
        <w:t xml:space="preserve">. Once the data is sent into the channel, </w:t>
      </w:r>
      <w:proofErr w:type="gramStart"/>
      <w:r w:rsidR="006C2DD6">
        <w:rPr>
          <w:rFonts w:ascii="Times New Roman" w:hAnsi="Times New Roman" w:cs="Times New Roman"/>
          <w:sz w:val="24"/>
          <w:szCs w:val="24"/>
        </w:rPr>
        <w:t>a</w:t>
      </w:r>
      <w:proofErr w:type="gramEnd"/>
      <w:r w:rsidR="006C2DD6">
        <w:rPr>
          <w:rFonts w:ascii="Times New Roman" w:hAnsi="Times New Roman" w:cs="Times New Roman"/>
          <w:sz w:val="24"/>
          <w:szCs w:val="24"/>
        </w:rPr>
        <w:t xml:space="preserve"> alarm rings through Virtuino app so as to intimate and caution the NGO person.</w:t>
      </w:r>
    </w:p>
    <w:p w:rsidR="006C2DD6" w:rsidRDefault="006C2DD6" w:rsidP="00047316">
      <w:pPr>
        <w:tabs>
          <w:tab w:val="left" w:pos="1087"/>
        </w:tabs>
        <w:rPr>
          <w:rFonts w:ascii="Times New Roman" w:hAnsi="Times New Roman" w:cs="Times New Roman"/>
          <w:sz w:val="24"/>
          <w:szCs w:val="24"/>
        </w:rPr>
      </w:pPr>
      <w:r>
        <w:rPr>
          <w:rFonts w:ascii="Times New Roman" w:hAnsi="Times New Roman" w:cs="Times New Roman"/>
          <w:sz w:val="24"/>
          <w:szCs w:val="24"/>
        </w:rPr>
        <w:t>As the supply of volt doesn’t be sufficient to the fingerprint sensor through the ESP8266, connect to 5V of Arduino and the connections can be depicted as below in fig 3.1.</w:t>
      </w:r>
    </w:p>
    <w:p w:rsidR="006C2DD6" w:rsidRDefault="006C2DD6" w:rsidP="00047316">
      <w:pPr>
        <w:tabs>
          <w:tab w:val="left" w:pos="1087"/>
        </w:tabs>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5648" behindDoc="1" locked="0" layoutInCell="1" allowOverlap="1">
            <wp:simplePos x="0" y="0"/>
            <wp:positionH relativeFrom="column">
              <wp:posOffset>1049020</wp:posOffset>
            </wp:positionH>
            <wp:positionV relativeFrom="paragraph">
              <wp:posOffset>273685</wp:posOffset>
            </wp:positionV>
            <wp:extent cx="3902710" cy="3078480"/>
            <wp:effectExtent l="19050" t="0" r="2540" b="0"/>
            <wp:wrapTight wrapText="bothSides">
              <wp:wrapPolygon edited="0">
                <wp:start x="-105" y="0"/>
                <wp:lineTo x="-105" y="21520"/>
                <wp:lineTo x="21614" y="21520"/>
                <wp:lineTo x="21614" y="0"/>
                <wp:lineTo x="-105" y="0"/>
              </wp:wrapPolygon>
            </wp:wrapTight>
            <wp:docPr id="29" name="Picture 28"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40" cstate="print"/>
                    <a:srcRect t="11558" b="29146"/>
                    <a:stretch>
                      <a:fillRect/>
                    </a:stretch>
                  </pic:blipFill>
                  <pic:spPr>
                    <a:xfrm>
                      <a:off x="0" y="0"/>
                      <a:ext cx="3902710" cy="3078480"/>
                    </a:xfrm>
                    <a:prstGeom prst="rect">
                      <a:avLst/>
                    </a:prstGeom>
                  </pic:spPr>
                </pic:pic>
              </a:graphicData>
            </a:graphic>
          </wp:anchor>
        </w:drawing>
      </w: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Pr="006C2DD6" w:rsidRDefault="006C2DD6" w:rsidP="006C2DD6">
      <w:pPr>
        <w:rPr>
          <w:rFonts w:ascii="Times New Roman" w:hAnsi="Times New Roman" w:cs="Times New Roman"/>
          <w:sz w:val="24"/>
          <w:szCs w:val="24"/>
        </w:rPr>
      </w:pPr>
    </w:p>
    <w:p w:rsidR="006C2DD6" w:rsidRDefault="006C2DD6" w:rsidP="006C2DD6">
      <w:pPr>
        <w:tabs>
          <w:tab w:val="left" w:pos="3354"/>
        </w:tabs>
        <w:rPr>
          <w:rFonts w:ascii="Times New Roman" w:hAnsi="Times New Roman" w:cs="Times New Roman"/>
          <w:sz w:val="24"/>
          <w:szCs w:val="24"/>
        </w:rPr>
      </w:pPr>
    </w:p>
    <w:p w:rsidR="006C2DD6" w:rsidRDefault="006C2DD6" w:rsidP="006C2DD6">
      <w:pPr>
        <w:tabs>
          <w:tab w:val="left" w:pos="3354"/>
        </w:tabs>
        <w:rPr>
          <w:rFonts w:ascii="Times New Roman" w:hAnsi="Times New Roman" w:cs="Times New Roman"/>
          <w:sz w:val="24"/>
          <w:szCs w:val="24"/>
        </w:rPr>
      </w:pPr>
      <w:r>
        <w:rPr>
          <w:rFonts w:ascii="Times New Roman" w:hAnsi="Times New Roman" w:cs="Times New Roman"/>
          <w:sz w:val="24"/>
          <w:szCs w:val="24"/>
        </w:rPr>
        <w:tab/>
        <w:t>Fig 3.1 Schematic diagram</w:t>
      </w:r>
    </w:p>
    <w:p w:rsidR="006C2DD6" w:rsidRDefault="006C2DD6" w:rsidP="006C2DD6">
      <w:pPr>
        <w:spacing w:after="0" w:line="360" w:lineRule="auto"/>
        <w:jc w:val="both"/>
        <w:rPr>
          <w:rFonts w:ascii="Times New Roman" w:hAnsi="Times New Roman" w:cs="Times New Roman"/>
          <w:b/>
          <w:color w:val="000000" w:themeColor="text1"/>
          <w:sz w:val="28"/>
          <w:szCs w:val="28"/>
          <w:shd w:val="clear" w:color="auto" w:fill="FFFFFF"/>
        </w:rPr>
      </w:pPr>
    </w:p>
    <w:p w:rsidR="006C2DD6" w:rsidRDefault="006C2DD6" w:rsidP="006C2DD6">
      <w:pPr>
        <w:spacing w:after="0" w:line="360" w:lineRule="auto"/>
        <w:jc w:val="both"/>
        <w:rPr>
          <w:rFonts w:ascii="Times New Roman" w:hAnsi="Times New Roman" w:cs="Times New Roman"/>
          <w:b/>
          <w:color w:val="000000" w:themeColor="text1"/>
          <w:sz w:val="28"/>
          <w:szCs w:val="28"/>
          <w:shd w:val="clear" w:color="auto" w:fill="FFFFFF"/>
        </w:rPr>
      </w:pPr>
    </w:p>
    <w:p w:rsidR="006C2DD6" w:rsidRDefault="006C2DD6" w:rsidP="006C2DD6">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3.2 RESULTS</w:t>
      </w:r>
    </w:p>
    <w:p w:rsidR="006C2DD6" w:rsidRDefault="006C2DD6" w:rsidP="006C2DD6">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experimental result is as shown in below</w:t>
      </w:r>
      <w:r w:rsidR="00272BF5">
        <w:rPr>
          <w:rFonts w:ascii="Times New Roman" w:hAnsi="Times New Roman" w:cs="Times New Roman"/>
          <w:color w:val="000000" w:themeColor="text1"/>
          <w:sz w:val="24"/>
          <w:szCs w:val="24"/>
          <w:shd w:val="clear" w:color="auto" w:fill="FFFFFF"/>
        </w:rPr>
        <w:t>.</w:t>
      </w:r>
    </w:p>
    <w:p w:rsidR="00272BF5" w:rsidRDefault="00272BF5" w:rsidP="006C2DD6">
      <w:pPr>
        <w:tabs>
          <w:tab w:val="left" w:pos="3354"/>
        </w:tabs>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7696" behindDoc="1" locked="0" layoutInCell="1" allowOverlap="1">
            <wp:simplePos x="0" y="0"/>
            <wp:positionH relativeFrom="column">
              <wp:posOffset>168275</wp:posOffset>
            </wp:positionH>
            <wp:positionV relativeFrom="paragraph">
              <wp:posOffset>260350</wp:posOffset>
            </wp:positionV>
            <wp:extent cx="5941695" cy="2976245"/>
            <wp:effectExtent l="19050" t="0" r="1905" b="0"/>
            <wp:wrapTight wrapText="bothSides">
              <wp:wrapPolygon edited="0">
                <wp:start x="-69" y="0"/>
                <wp:lineTo x="-69" y="21429"/>
                <wp:lineTo x="21607" y="21429"/>
                <wp:lineTo x="21607" y="0"/>
                <wp:lineTo x="-69" y="0"/>
              </wp:wrapPolygon>
            </wp:wrapTight>
            <wp:docPr id="31" name="Picture 30"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41" cstate="print"/>
                    <a:stretch>
                      <a:fillRect/>
                    </a:stretch>
                  </pic:blipFill>
                  <pic:spPr>
                    <a:xfrm>
                      <a:off x="0" y="0"/>
                      <a:ext cx="5941695" cy="2976245"/>
                    </a:xfrm>
                    <a:prstGeom prst="rect">
                      <a:avLst/>
                    </a:prstGeom>
                  </pic:spPr>
                </pic:pic>
              </a:graphicData>
            </a:graphic>
          </wp:anchor>
        </w:drawing>
      </w:r>
      <w:r>
        <w:rPr>
          <w:rFonts w:ascii="Times New Roman" w:hAnsi="Times New Roman" w:cs="Times New Roman"/>
          <w:noProof/>
          <w:sz w:val="24"/>
          <w:szCs w:val="24"/>
          <w:lang w:val="en-US" w:eastAsia="en-US"/>
        </w:rPr>
        <w:drawing>
          <wp:anchor distT="0" distB="0" distL="114300" distR="114300" simplePos="0" relativeHeight="251676672" behindDoc="1" locked="0" layoutInCell="1" allowOverlap="1">
            <wp:simplePos x="0" y="0"/>
            <wp:positionH relativeFrom="column">
              <wp:posOffset>876935</wp:posOffset>
            </wp:positionH>
            <wp:positionV relativeFrom="paragraph">
              <wp:posOffset>3855720</wp:posOffset>
            </wp:positionV>
            <wp:extent cx="4039235" cy="2071370"/>
            <wp:effectExtent l="19050" t="0" r="0" b="0"/>
            <wp:wrapTight wrapText="bothSides">
              <wp:wrapPolygon edited="0">
                <wp:start x="-102" y="0"/>
                <wp:lineTo x="-102" y="21454"/>
                <wp:lineTo x="21597" y="21454"/>
                <wp:lineTo x="21597" y="0"/>
                <wp:lineTo x="-102" y="0"/>
              </wp:wrapPolygon>
            </wp:wrapTight>
            <wp:docPr id="30" name="Picture 29"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42" cstate="print"/>
                    <a:stretch>
                      <a:fillRect/>
                    </a:stretch>
                  </pic:blipFill>
                  <pic:spPr>
                    <a:xfrm>
                      <a:off x="0" y="0"/>
                      <a:ext cx="4039235" cy="2071370"/>
                    </a:xfrm>
                    <a:prstGeom prst="rect">
                      <a:avLst/>
                    </a:prstGeom>
                  </pic:spPr>
                </pic:pic>
              </a:graphicData>
            </a:graphic>
          </wp:anchor>
        </w:drawing>
      </w:r>
    </w:p>
    <w:p w:rsidR="00272BF5" w:rsidRPr="00272BF5" w:rsidRDefault="00272BF5" w:rsidP="00272BF5">
      <w:pPr>
        <w:rPr>
          <w:rFonts w:ascii="Times New Roman" w:hAnsi="Times New Roman" w:cs="Times New Roman"/>
          <w:sz w:val="24"/>
          <w:szCs w:val="24"/>
        </w:rPr>
      </w:pPr>
      <w:r>
        <w:rPr>
          <w:rFonts w:ascii="Times New Roman" w:hAnsi="Times New Roman" w:cs="Times New Roman"/>
          <w:sz w:val="24"/>
          <w:szCs w:val="24"/>
        </w:rPr>
        <w:t xml:space="preserve">           Fig.3.2.1 Whole setup and the functioning of fingerprint sensor (ready to scan the finger)</w:t>
      </w: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Default="00272BF5" w:rsidP="00272BF5">
      <w:pPr>
        <w:tabs>
          <w:tab w:val="left" w:pos="4144"/>
        </w:tabs>
        <w:rPr>
          <w:rFonts w:ascii="Times New Roman" w:hAnsi="Times New Roman" w:cs="Times New Roman"/>
          <w:sz w:val="24"/>
          <w:szCs w:val="24"/>
        </w:rPr>
      </w:pPr>
      <w:r>
        <w:rPr>
          <w:rFonts w:ascii="Times New Roman" w:hAnsi="Times New Roman" w:cs="Times New Roman"/>
          <w:sz w:val="24"/>
          <w:szCs w:val="24"/>
        </w:rPr>
        <w:t xml:space="preserve">                                     Fig. 3.2.2 Functioning of ESP8266 and Arduino</w:t>
      </w:r>
    </w:p>
    <w:p w:rsidR="00272BF5" w:rsidRDefault="00272BF5" w:rsidP="00272BF5">
      <w:pPr>
        <w:tabs>
          <w:tab w:val="left" w:pos="4144"/>
        </w:tabs>
        <w:rPr>
          <w:rFonts w:ascii="Times New Roman" w:hAnsi="Times New Roman" w:cs="Times New Roman"/>
          <w:sz w:val="24"/>
          <w:szCs w:val="24"/>
        </w:rPr>
      </w:pPr>
    </w:p>
    <w:p w:rsidR="00272BF5" w:rsidRDefault="00272BF5" w:rsidP="00272BF5">
      <w:pPr>
        <w:tabs>
          <w:tab w:val="left" w:pos="4144"/>
        </w:tabs>
        <w:rPr>
          <w:rFonts w:ascii="Times New Roman" w:hAnsi="Times New Roman" w:cs="Times New Roman"/>
          <w:sz w:val="24"/>
          <w:szCs w:val="24"/>
        </w:rPr>
      </w:pPr>
    </w:p>
    <w:p w:rsidR="00272BF5" w:rsidRDefault="00272BF5" w:rsidP="00272BF5">
      <w:pPr>
        <w:tabs>
          <w:tab w:val="left" w:pos="4144"/>
        </w:tabs>
        <w:rPr>
          <w:rFonts w:ascii="Times New Roman" w:hAnsi="Times New Roman" w:cs="Times New Roman"/>
          <w:sz w:val="24"/>
          <w:szCs w:val="24"/>
        </w:rPr>
      </w:pPr>
      <w:r>
        <w:rPr>
          <w:rFonts w:ascii="Times New Roman" w:hAnsi="Times New Roman" w:cs="Times New Roman"/>
          <w:sz w:val="24"/>
          <w:szCs w:val="24"/>
        </w:rPr>
        <w:t xml:space="preserve">Transfer of data through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channel is depicted in the fig. 3.2.3</w:t>
      </w:r>
    </w:p>
    <w:p w:rsidR="00272BF5" w:rsidRDefault="009A0736" w:rsidP="00272BF5">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2BF5">
        <w:rPr>
          <w:rFonts w:ascii="Times New Roman" w:hAnsi="Times New Roman" w:cs="Times New Roman"/>
          <w:noProof/>
          <w:sz w:val="24"/>
          <w:szCs w:val="24"/>
          <w:lang w:val="en-US" w:eastAsia="en-US"/>
        </w:rPr>
        <w:drawing>
          <wp:anchor distT="0" distB="0" distL="114300" distR="114300" simplePos="0" relativeHeight="251679744" behindDoc="1" locked="0" layoutInCell="1" allowOverlap="1">
            <wp:simplePos x="0" y="0"/>
            <wp:positionH relativeFrom="column">
              <wp:posOffset>-55880</wp:posOffset>
            </wp:positionH>
            <wp:positionV relativeFrom="paragraph">
              <wp:posOffset>-266065</wp:posOffset>
            </wp:positionV>
            <wp:extent cx="6324600" cy="3317240"/>
            <wp:effectExtent l="19050" t="0" r="0" b="0"/>
            <wp:wrapTight wrapText="bothSides">
              <wp:wrapPolygon edited="0">
                <wp:start x="-65" y="0"/>
                <wp:lineTo x="-65" y="21459"/>
                <wp:lineTo x="21600" y="21459"/>
                <wp:lineTo x="21600" y="0"/>
                <wp:lineTo x="-65" y="0"/>
              </wp:wrapPolygon>
            </wp:wrapTight>
            <wp:docPr id="32" name="Picture 1" descr="C:\Users\AREEFA\Dropbox\Screenshots\Screenshot 2019-10-23 17.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FA\Dropbox\Screenshots\Screenshot 2019-10-23 17.34.32.png"/>
                    <pic:cNvPicPr>
                      <a:picLocks noChangeAspect="1" noChangeArrowheads="1"/>
                    </pic:cNvPicPr>
                  </pic:nvPicPr>
                  <pic:blipFill>
                    <a:blip r:embed="rId28" cstate="print"/>
                    <a:srcRect/>
                    <a:stretch>
                      <a:fillRect/>
                    </a:stretch>
                  </pic:blipFill>
                  <pic:spPr bwMode="auto">
                    <a:xfrm>
                      <a:off x="0" y="0"/>
                      <a:ext cx="6324600" cy="3317240"/>
                    </a:xfrm>
                    <a:prstGeom prst="rect">
                      <a:avLst/>
                    </a:prstGeom>
                    <a:noFill/>
                    <a:ln w="9525">
                      <a:noFill/>
                      <a:miter lim="800000"/>
                      <a:headEnd/>
                      <a:tailEnd/>
                    </a:ln>
                  </pic:spPr>
                </pic:pic>
              </a:graphicData>
            </a:graphic>
          </wp:anchor>
        </w:drawing>
      </w:r>
      <w:r w:rsidR="00272BF5">
        <w:rPr>
          <w:rFonts w:ascii="Times New Roman" w:hAnsi="Times New Roman" w:cs="Times New Roman"/>
          <w:sz w:val="24"/>
          <w:szCs w:val="24"/>
        </w:rPr>
        <w:t>Fig 3.2.3 Transfer of data through channel</w:t>
      </w:r>
    </w:p>
    <w:p w:rsidR="009A0736" w:rsidRPr="009A0736" w:rsidRDefault="009A0736" w:rsidP="00272BF5">
      <w:pPr>
        <w:rPr>
          <w:rFonts w:ascii="Times New Roman" w:hAnsi="Times New Roman" w:cs="Times New Roman"/>
          <w:b/>
          <w:sz w:val="24"/>
          <w:szCs w:val="24"/>
        </w:rPr>
      </w:pPr>
      <w:r w:rsidRPr="009A0736">
        <w:rPr>
          <w:rFonts w:ascii="Times New Roman" w:hAnsi="Times New Roman" w:cs="Times New Roman"/>
          <w:b/>
          <w:sz w:val="24"/>
          <w:szCs w:val="24"/>
        </w:rPr>
        <w:t xml:space="preserve">TO CAUTION THE NGO PERSON </w:t>
      </w:r>
    </w:p>
    <w:p w:rsidR="00272BF5" w:rsidRPr="00272BF5" w:rsidRDefault="009A0736" w:rsidP="00272BF5">
      <w:pP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0768" behindDoc="1" locked="0" layoutInCell="1" allowOverlap="1">
            <wp:simplePos x="0" y="0"/>
            <wp:positionH relativeFrom="column">
              <wp:posOffset>1815465</wp:posOffset>
            </wp:positionH>
            <wp:positionV relativeFrom="paragraph">
              <wp:posOffset>121285</wp:posOffset>
            </wp:positionV>
            <wp:extent cx="2144395" cy="3572510"/>
            <wp:effectExtent l="19050" t="0" r="8255" b="0"/>
            <wp:wrapTight wrapText="bothSides">
              <wp:wrapPolygon edited="0">
                <wp:start x="-192" y="0"/>
                <wp:lineTo x="-192" y="21539"/>
                <wp:lineTo x="21683" y="21539"/>
                <wp:lineTo x="21683" y="0"/>
                <wp:lineTo x="-192" y="0"/>
              </wp:wrapPolygon>
            </wp:wrapTight>
            <wp:docPr id="33" name="Picture 32" desc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43" cstate="print"/>
                    <a:srcRect l="12043" t="5187" r="14187" b="5602"/>
                    <a:stretch>
                      <a:fillRect/>
                    </a:stretch>
                  </pic:blipFill>
                  <pic:spPr>
                    <a:xfrm>
                      <a:off x="0" y="0"/>
                      <a:ext cx="2144395" cy="3572510"/>
                    </a:xfrm>
                    <a:prstGeom prst="rect">
                      <a:avLst/>
                    </a:prstGeom>
                  </pic:spPr>
                </pic:pic>
              </a:graphicData>
            </a:graphic>
          </wp:anchor>
        </w:drawing>
      </w: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272BF5" w:rsidRPr="00272BF5" w:rsidRDefault="00272BF5" w:rsidP="00272BF5">
      <w:pPr>
        <w:rPr>
          <w:rFonts w:ascii="Times New Roman" w:hAnsi="Times New Roman" w:cs="Times New Roman"/>
          <w:sz w:val="24"/>
          <w:szCs w:val="24"/>
        </w:rPr>
      </w:pPr>
    </w:p>
    <w:p w:rsidR="006C2DD6" w:rsidRDefault="006C2DD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p>
    <w:p w:rsidR="009A0736" w:rsidRDefault="009A0736" w:rsidP="00272BF5">
      <w:pPr>
        <w:rPr>
          <w:rFonts w:ascii="Times New Roman" w:hAnsi="Times New Roman" w:cs="Times New Roman"/>
          <w:sz w:val="24"/>
          <w:szCs w:val="24"/>
        </w:rPr>
      </w:pPr>
      <w:r>
        <w:rPr>
          <w:rFonts w:ascii="Times New Roman" w:hAnsi="Times New Roman" w:cs="Times New Roman"/>
          <w:sz w:val="24"/>
          <w:szCs w:val="24"/>
        </w:rPr>
        <w:t xml:space="preserve">                      Fig 3.2.4.Alarm rings in Virtuino app and display Finger ID, date and time</w:t>
      </w:r>
    </w:p>
    <w:p w:rsidR="009A0736" w:rsidRDefault="009A0736" w:rsidP="009A0736">
      <w:p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8"/>
          <w:szCs w:val="28"/>
          <w:shd w:val="clear" w:color="auto" w:fill="FFFFFF"/>
        </w:rPr>
        <w:lastRenderedPageBreak/>
        <w:t>3.3 ADVANTAGES</w:t>
      </w:r>
    </w:p>
    <w:p w:rsidR="009A0736" w:rsidRDefault="009A0736" w:rsidP="009A0736">
      <w:pPr>
        <w:pStyle w:val="ListParagraph"/>
        <w:numPr>
          <w:ilvl w:val="0"/>
          <w:numId w:val="25"/>
        </w:num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Easy to handle and affordable to implement in slums. </w:t>
      </w:r>
    </w:p>
    <w:p w:rsidR="009A0736" w:rsidRDefault="009A0736" w:rsidP="009A0736">
      <w:pPr>
        <w:pStyle w:val="ListParagraph"/>
        <w:numPr>
          <w:ilvl w:val="0"/>
          <w:numId w:val="25"/>
        </w:num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Proper communication established between people in need and people who are ready to help.</w:t>
      </w:r>
    </w:p>
    <w:p w:rsidR="009A0736" w:rsidRDefault="009A0736" w:rsidP="009A0736">
      <w:pPr>
        <w:pStyle w:val="ListParagraph"/>
        <w:numPr>
          <w:ilvl w:val="0"/>
          <w:numId w:val="25"/>
        </w:num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Most major problem of food scarcity can be solved.</w:t>
      </w:r>
    </w:p>
    <w:p w:rsidR="009A0736" w:rsidRDefault="009A0736" w:rsidP="009A0736">
      <w:pPr>
        <w:pStyle w:val="ListParagraph"/>
        <w:numPr>
          <w:ilvl w:val="0"/>
          <w:numId w:val="25"/>
        </w:num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Digitalize slums.</w:t>
      </w:r>
    </w:p>
    <w:p w:rsidR="009A0736" w:rsidRPr="009A0736" w:rsidRDefault="009A0736" w:rsidP="009A0736">
      <w:pPr>
        <w:pStyle w:val="ListParagraph"/>
        <w:numPr>
          <w:ilvl w:val="0"/>
          <w:numId w:val="25"/>
        </w:numPr>
        <w:spacing w:after="0" w:line="360" w:lineRule="auto"/>
        <w:jc w:val="both"/>
        <w:rPr>
          <w:rFonts w:ascii="Times New Roman" w:hAnsi="Times New Roman" w:cs="Times New Roman"/>
          <w:color w:val="000000" w:themeColor="text1"/>
          <w:sz w:val="24"/>
          <w:szCs w:val="24"/>
          <w:shd w:val="clear" w:color="auto" w:fill="FFFFFF"/>
        </w:rPr>
      </w:pPr>
      <w:r w:rsidRPr="009A0736">
        <w:rPr>
          <w:rFonts w:ascii="Times New Roman" w:hAnsi="Times New Roman" w:cs="Times New Roman"/>
          <w:color w:val="000000" w:themeColor="text1"/>
          <w:sz w:val="24"/>
          <w:szCs w:val="24"/>
          <w:shd w:val="clear" w:color="auto" w:fill="FFFFFF"/>
        </w:rPr>
        <w:t>Employment generated.</w:t>
      </w:r>
    </w:p>
    <w:p w:rsidR="009A0736" w:rsidRDefault="009A0736" w:rsidP="009A0736">
      <w:pPr>
        <w:pStyle w:val="ListParagraph"/>
        <w:numPr>
          <w:ilvl w:val="0"/>
          <w:numId w:val="25"/>
        </w:numPr>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Helps in survey and data analysis of poverty levels and support can be established.</w:t>
      </w:r>
    </w:p>
    <w:p w:rsidR="009A0736" w:rsidRDefault="009A0736" w:rsidP="009A0736">
      <w:pPr>
        <w:pStyle w:val="ListParagraph"/>
        <w:numPr>
          <w:ilvl w:val="0"/>
          <w:numId w:val="25"/>
        </w:numPr>
        <w:spacing w:after="0" w:line="36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Contributes in nation’s development.</w:t>
      </w:r>
    </w:p>
    <w:p w:rsidR="009A0736" w:rsidRDefault="009A0736" w:rsidP="009A0736">
      <w:p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3.4 DISADVANTAGES</w:t>
      </w:r>
    </w:p>
    <w:p w:rsidR="009A0736" w:rsidRPr="009A0736" w:rsidRDefault="009A0736" w:rsidP="009A0736">
      <w:pPr>
        <w:pStyle w:val="ListParagraph"/>
        <w:numPr>
          <w:ilvl w:val="0"/>
          <w:numId w:val="26"/>
        </w:numPr>
        <w:spacing w:after="0" w:line="360" w:lineRule="auto"/>
        <w:jc w:val="both"/>
        <w:rPr>
          <w:rFonts w:ascii="Times New Roman" w:hAnsi="Times New Roman" w:cs="Times New Roman"/>
          <w:color w:val="000000" w:themeColor="text1"/>
          <w:sz w:val="28"/>
          <w:szCs w:val="28"/>
          <w:shd w:val="clear" w:color="auto" w:fill="FFFFFF"/>
        </w:rPr>
      </w:pPr>
      <w:r w:rsidRPr="009A0736">
        <w:rPr>
          <w:rFonts w:ascii="Times New Roman" w:hAnsi="Times New Roman" w:cs="Times New Roman"/>
          <w:color w:val="000000" w:themeColor="text1"/>
          <w:sz w:val="28"/>
          <w:szCs w:val="28"/>
          <w:shd w:val="clear" w:color="auto" w:fill="FFFFFF"/>
        </w:rPr>
        <w:t>Network issues due to weather conditions.</w:t>
      </w:r>
    </w:p>
    <w:p w:rsidR="009A0736" w:rsidRDefault="009A0736" w:rsidP="009A0736">
      <w:pPr>
        <w:pStyle w:val="ListParagraph"/>
        <w:numPr>
          <w:ilvl w:val="0"/>
          <w:numId w:val="26"/>
        </w:num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Human errors.</w:t>
      </w:r>
    </w:p>
    <w:p w:rsidR="009A0736" w:rsidRPr="009A0736" w:rsidRDefault="009A0736" w:rsidP="009A0736">
      <w:pPr>
        <w:pStyle w:val="ListParagraph"/>
        <w:numPr>
          <w:ilvl w:val="0"/>
          <w:numId w:val="26"/>
        </w:numPr>
        <w:spacing w:after="0"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Reliability</w:t>
      </w:r>
      <w:r>
        <w:rPr>
          <w:rFonts w:ascii="Times New Roman" w:hAnsi="Times New Roman" w:cs="Times New Roman"/>
          <w:color w:val="000000" w:themeColor="text1"/>
          <w:sz w:val="28"/>
          <w:szCs w:val="28"/>
          <w:shd w:val="clear" w:color="auto" w:fill="FFFFFF"/>
        </w:rPr>
        <w:t>.</w:t>
      </w:r>
    </w:p>
    <w:p w:rsidR="009A0736" w:rsidRDefault="009A0736" w:rsidP="009A0736">
      <w:pPr>
        <w:pStyle w:val="ListParagraph"/>
        <w:spacing w:after="0" w:line="360" w:lineRule="auto"/>
        <w:jc w:val="both"/>
        <w:rPr>
          <w:rStyle w:val="Strong"/>
          <w:rFonts w:ascii="Times New Roman" w:hAnsi="Times New Roman" w:cs="Times New Roman"/>
          <w:bCs w:val="0"/>
          <w:color w:val="000000" w:themeColor="text1"/>
          <w:sz w:val="28"/>
          <w:szCs w:val="28"/>
          <w:shd w:val="clear" w:color="auto" w:fill="FFFFFF"/>
        </w:rPr>
      </w:pPr>
    </w:p>
    <w:p w:rsidR="009A0736" w:rsidRDefault="009A0736">
      <w:pPr>
        <w:rPr>
          <w:rStyle w:val="Strong"/>
          <w:rFonts w:ascii="Times New Roman" w:hAnsi="Times New Roman" w:cs="Times New Roman"/>
          <w:bCs w:val="0"/>
          <w:color w:val="000000" w:themeColor="text1"/>
          <w:sz w:val="28"/>
          <w:szCs w:val="28"/>
          <w:shd w:val="clear" w:color="auto" w:fill="FFFFFF"/>
        </w:rPr>
      </w:pPr>
      <w:r>
        <w:rPr>
          <w:rStyle w:val="Strong"/>
          <w:rFonts w:ascii="Times New Roman" w:hAnsi="Times New Roman" w:cs="Times New Roman"/>
          <w:bCs w:val="0"/>
          <w:color w:val="000000" w:themeColor="text1"/>
          <w:sz w:val="28"/>
          <w:szCs w:val="28"/>
          <w:shd w:val="clear" w:color="auto" w:fill="FFFFFF"/>
        </w:rPr>
        <w:br w:type="page"/>
      </w:r>
    </w:p>
    <w:p w:rsidR="009A0736" w:rsidRDefault="009A0736" w:rsidP="009A0736">
      <w:pPr>
        <w:spacing w:after="0" w:line="360" w:lineRule="auto"/>
        <w:ind w:left="2880" w:firstLine="720"/>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b/>
          <w:bCs/>
          <w:sz w:val="32"/>
          <w:szCs w:val="32"/>
        </w:rPr>
        <w:lastRenderedPageBreak/>
        <w:t xml:space="preserve">  CHAPTER 4</w:t>
      </w:r>
    </w:p>
    <w:p w:rsidR="009A0736" w:rsidRDefault="009A0736" w:rsidP="009A0736">
      <w:pPr>
        <w:shd w:val="clear" w:color="auto" w:fill="FFFFFF"/>
        <w:spacing w:after="0" w:line="360" w:lineRule="auto"/>
        <w:jc w:val="center"/>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CONCLUSION </w:t>
      </w:r>
    </w:p>
    <w:p w:rsidR="009A0736" w:rsidRDefault="009A0736" w:rsidP="009A0736">
      <w:pPr>
        <w:shd w:val="clear" w:color="auto" w:fill="FFFFFF"/>
        <w:spacing w:after="0" w:line="360" w:lineRule="auto"/>
        <w:jc w:val="both"/>
        <w:outlineLvl w:val="2"/>
        <w:rPr>
          <w:rFonts w:ascii="Times New Roman" w:eastAsia="Times New Roman" w:hAnsi="Times New Roman" w:cs="Times New Roman"/>
          <w:b/>
          <w:bCs/>
          <w:sz w:val="28"/>
          <w:szCs w:val="28"/>
        </w:rPr>
      </w:pPr>
    </w:p>
    <w:p w:rsidR="009A0736" w:rsidRDefault="009A0736" w:rsidP="009A0736">
      <w:pPr>
        <w:shd w:val="clear" w:color="auto" w:fill="FFFFFF"/>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CONCLUSION</w:t>
      </w:r>
    </w:p>
    <w:p w:rsidR="00234A63" w:rsidRDefault="00234A63" w:rsidP="00234A63">
      <w:pPr>
        <w:jc w:val="both"/>
        <w:rPr>
          <w:rFonts w:ascii="Times New Roman" w:hAnsi="Times New Roman" w:cs="Times New Roman"/>
          <w:sz w:val="24"/>
        </w:rPr>
      </w:pPr>
      <w:r>
        <w:rPr>
          <w:rFonts w:ascii="Times New Roman" w:hAnsi="Times New Roman" w:cs="Times New Roman"/>
          <w:sz w:val="24"/>
        </w:rPr>
        <w:t xml:space="preserve">At last, we would conclude that this would be even a great start-up that would really bring changes in the present circumstances as it is related to the nation’s development and aims to </w:t>
      </w:r>
      <w:r>
        <w:rPr>
          <w:rFonts w:ascii="Times New Roman" w:hAnsi="Times New Roman" w:cs="Times New Roman"/>
          <w:b/>
          <w:sz w:val="24"/>
        </w:rPr>
        <w:t>transform millions of lives.</w:t>
      </w:r>
      <w:r>
        <w:rPr>
          <w:rFonts w:ascii="Times New Roman" w:hAnsi="Times New Roman" w:cs="Times New Roman"/>
          <w:sz w:val="24"/>
        </w:rPr>
        <w:t xml:space="preserve"> </w:t>
      </w:r>
    </w:p>
    <w:p w:rsidR="00234A63" w:rsidRPr="00234A63" w:rsidRDefault="00234A63" w:rsidP="00234A63">
      <w:pPr>
        <w:jc w:val="both"/>
        <w:rPr>
          <w:rFonts w:ascii="Times New Roman" w:hAnsi="Times New Roman" w:cs="Times New Roman"/>
          <w:sz w:val="24"/>
        </w:rPr>
      </w:pPr>
      <w:r>
        <w:rPr>
          <w:rFonts w:ascii="Times New Roman" w:hAnsi="Times New Roman" w:cs="Times New Roman"/>
          <w:sz w:val="24"/>
        </w:rPr>
        <w:t>India is being ruled by the people’s government and this power of unity is one of the greatest powers. Let’s utilize this power to the maximum extent to tribute our mother nation by our contribution. Everyone has the right to live and we have the right to contribute to transforming the lives by uplifting them by S2D (Slums to democratic).</w:t>
      </w:r>
    </w:p>
    <w:p w:rsidR="00234A63" w:rsidRDefault="00234A63" w:rsidP="00234A63">
      <w:pPr>
        <w:jc w:val="both"/>
        <w:rPr>
          <w:rFonts w:ascii="Times New Roman" w:hAnsi="Times New Roman" w:cs="Times New Roman"/>
          <w:b/>
          <w:sz w:val="28"/>
        </w:rPr>
      </w:pPr>
      <w:r>
        <w:rPr>
          <w:rFonts w:ascii="Times New Roman" w:hAnsi="Times New Roman" w:cs="Times New Roman"/>
          <w:b/>
          <w:sz w:val="28"/>
        </w:rPr>
        <w:t>4.2 FUTURE ADVANCEMENTS:</w:t>
      </w:r>
    </w:p>
    <w:p w:rsidR="00234A63" w:rsidRDefault="00234A63" w:rsidP="00234A63">
      <w:pPr>
        <w:jc w:val="both"/>
        <w:rPr>
          <w:rFonts w:ascii="Times New Roman" w:hAnsi="Times New Roman" w:cs="Times New Roman"/>
        </w:rPr>
      </w:pPr>
      <w:r>
        <w:rPr>
          <w:rFonts w:ascii="Times New Roman" w:hAnsi="Times New Roman" w:cs="Times New Roman"/>
          <w:sz w:val="24"/>
        </w:rPr>
        <w:t xml:space="preserve">We believe in interpreting technology as an implementation tool not only the learning tool. Thus whatever we </w:t>
      </w:r>
      <w:r>
        <w:rPr>
          <w:rFonts w:ascii="Times New Roman" w:hAnsi="Times New Roman" w:cs="Times New Roman"/>
        </w:rPr>
        <w:t>learn, we will definitely implement for good cause.</w:t>
      </w:r>
    </w:p>
    <w:p w:rsidR="00234A63" w:rsidRDefault="00234A63" w:rsidP="00234A63">
      <w:pPr>
        <w:jc w:val="both"/>
        <w:rPr>
          <w:rFonts w:ascii="Times New Roman" w:hAnsi="Times New Roman" w:cs="Times New Roman"/>
          <w:sz w:val="24"/>
        </w:rPr>
      </w:pPr>
      <w:r>
        <w:rPr>
          <w:rFonts w:ascii="Times New Roman" w:hAnsi="Times New Roman" w:cs="Times New Roman"/>
          <w:sz w:val="24"/>
        </w:rPr>
        <w:t xml:space="preserve">With the help of technologies like- Machine Learning, AI, Deep Learning and even IOT to the most extent so as to advance the model to overcome the security issues and even in the field of the health care system in slums. </w:t>
      </w:r>
    </w:p>
    <w:p w:rsidR="00234A63" w:rsidRPr="00234A63" w:rsidRDefault="00234A63" w:rsidP="00234A63">
      <w:pPr>
        <w:jc w:val="both"/>
        <w:rPr>
          <w:rFonts w:ascii="Times New Roman" w:hAnsi="Times New Roman" w:cs="Times New Roman"/>
          <w:sz w:val="24"/>
        </w:rPr>
      </w:pPr>
      <w:r w:rsidRPr="00234A63">
        <w:rPr>
          <w:rFonts w:ascii="Times New Roman" w:hAnsi="Times New Roman" w:cs="Times New Roman"/>
          <w:sz w:val="24"/>
        </w:rPr>
        <w:t>When the person in the slums share the issue through the walkie talkie, the audio clip must be evaluated through AI and estimate the person’s need levels and to know the person whether he belongs to that region or not and even used further for issues like security.</w:t>
      </w:r>
    </w:p>
    <w:p w:rsidR="00234A63" w:rsidRPr="00234A63" w:rsidRDefault="00234A63" w:rsidP="00234A63">
      <w:pPr>
        <w:jc w:val="both"/>
        <w:rPr>
          <w:rFonts w:ascii="Times New Roman" w:hAnsi="Times New Roman" w:cs="Times New Roman"/>
          <w:sz w:val="24"/>
        </w:rPr>
      </w:pPr>
      <w:r w:rsidRPr="00234A63">
        <w:rPr>
          <w:rFonts w:ascii="Times New Roman" w:hAnsi="Times New Roman" w:cs="Times New Roman"/>
          <w:sz w:val="24"/>
        </w:rPr>
        <w:t xml:space="preserve">Translation of the audio acknowledgment from the NGO’s to the regional language of slums. Build a model to speed up disease detection and can be implemented in the </w:t>
      </w:r>
      <w:r w:rsidRPr="00234A63">
        <w:rPr>
          <w:rFonts w:ascii="Times New Roman" w:hAnsi="Times New Roman" w:cs="Times New Roman"/>
          <w:b/>
          <w:sz w:val="24"/>
        </w:rPr>
        <w:t>health care system.</w:t>
      </w:r>
    </w:p>
    <w:p w:rsidR="00234A63" w:rsidRDefault="00234A63" w:rsidP="00234A63">
      <w:pPr>
        <w:jc w:val="both"/>
        <w:rPr>
          <w:rFonts w:ascii="Times New Roman" w:hAnsi="Times New Roman" w:cs="Times New Roman"/>
          <w:sz w:val="24"/>
        </w:rPr>
      </w:pPr>
      <w:r>
        <w:rPr>
          <w:rFonts w:ascii="Times New Roman" w:hAnsi="Times New Roman" w:cs="Times New Roman"/>
          <w:sz w:val="24"/>
        </w:rPr>
        <w:t>Thus, different services can be provided through one smart helping booth.</w:t>
      </w:r>
    </w:p>
    <w:p w:rsidR="009A0736" w:rsidRDefault="009A0736" w:rsidP="009A0736">
      <w:pPr>
        <w:shd w:val="clear" w:color="auto" w:fill="FFFFFF"/>
        <w:spacing w:after="0" w:line="360" w:lineRule="auto"/>
        <w:jc w:val="both"/>
        <w:outlineLvl w:val="2"/>
        <w:rPr>
          <w:rFonts w:ascii="Times New Roman" w:eastAsia="Times New Roman" w:hAnsi="Times New Roman" w:cs="Times New Roman"/>
          <w:b/>
          <w:bCs/>
          <w:sz w:val="28"/>
          <w:szCs w:val="28"/>
        </w:rPr>
      </w:pPr>
    </w:p>
    <w:p w:rsidR="00234A63" w:rsidRDefault="00234A63" w:rsidP="00234A63">
      <w:pPr>
        <w:shd w:val="clear" w:color="auto" w:fill="FFFFFF"/>
        <w:spacing w:after="0" w:line="360" w:lineRule="auto"/>
        <w:ind w:left="2160" w:firstLine="720"/>
        <w:jc w:val="both"/>
        <w:outlineLvl w:val="2"/>
        <w:rPr>
          <w:rFonts w:ascii="Times New Roman" w:hAnsi="Times New Roman" w:cs="Times New Roman"/>
          <w:b/>
          <w:sz w:val="32"/>
          <w:szCs w:val="32"/>
        </w:rPr>
      </w:pPr>
      <w:r>
        <w:rPr>
          <w:rFonts w:ascii="Times New Roman" w:hAnsi="Times New Roman" w:cs="Times New Roman"/>
          <w:b/>
          <w:sz w:val="32"/>
          <w:szCs w:val="32"/>
        </w:rPr>
        <w:t>BIBLIOGRAPHY</w:t>
      </w:r>
    </w:p>
    <w:p w:rsidR="00234A63" w:rsidRDefault="00234A63" w:rsidP="00234A63">
      <w:pPr>
        <w:pStyle w:val="Heading1"/>
        <w:shd w:val="clear" w:color="auto" w:fill="FFFFFF"/>
        <w:spacing w:before="0" w:beforeAutospacing="0" w:after="0" w:afterAutospacing="0"/>
        <w:textAlignment w:val="baseline"/>
        <w:rPr>
          <w:b w:val="0"/>
          <w:color w:val="000000"/>
          <w:spacing w:val="-8"/>
          <w:sz w:val="24"/>
          <w:szCs w:val="24"/>
        </w:rPr>
      </w:pPr>
      <w:r>
        <w:rPr>
          <w:b w:val="0"/>
          <w:sz w:val="24"/>
          <w:szCs w:val="24"/>
        </w:rPr>
        <w:t xml:space="preserve">  </w:t>
      </w:r>
      <w:r w:rsidR="000605C9">
        <w:rPr>
          <w:b w:val="0"/>
          <w:sz w:val="24"/>
          <w:szCs w:val="24"/>
        </w:rPr>
        <w:t xml:space="preserve"> </w:t>
      </w:r>
      <w:r w:rsidRPr="00234A63">
        <w:rPr>
          <w:b w:val="0"/>
          <w:sz w:val="24"/>
          <w:szCs w:val="24"/>
        </w:rPr>
        <w:t xml:space="preserve">[1]. </w:t>
      </w:r>
      <w:hyperlink r:id="rId44" w:history="1">
        <w:r w:rsidRPr="00234A63">
          <w:rPr>
            <w:rStyle w:val="Hyperlink"/>
            <w:b w:val="0"/>
            <w:color w:val="000000"/>
            <w:spacing w:val="-8"/>
            <w:sz w:val="24"/>
            <w:szCs w:val="24"/>
            <w:u w:val="none"/>
            <w:bdr w:val="none" w:sz="0" w:space="0" w:color="auto" w:frame="1"/>
          </w:rPr>
          <w:t xml:space="preserve">ESP8266 </w:t>
        </w:r>
        <w:proofErr w:type="spellStart"/>
        <w:r w:rsidRPr="00234A63">
          <w:rPr>
            <w:rStyle w:val="Hyperlink"/>
            <w:b w:val="0"/>
            <w:color w:val="000000"/>
            <w:spacing w:val="-8"/>
            <w:sz w:val="24"/>
            <w:szCs w:val="24"/>
            <w:u w:val="none"/>
            <w:bdr w:val="none" w:sz="0" w:space="0" w:color="auto" w:frame="1"/>
          </w:rPr>
          <w:t>NodeMCU</w:t>
        </w:r>
        <w:proofErr w:type="spellEnd"/>
        <w:r w:rsidRPr="00234A63">
          <w:rPr>
            <w:rStyle w:val="Hyperlink"/>
            <w:b w:val="0"/>
            <w:color w:val="000000"/>
            <w:spacing w:val="-8"/>
            <w:sz w:val="24"/>
            <w:szCs w:val="24"/>
            <w:u w:val="none"/>
            <w:bdr w:val="none" w:sz="0" w:space="0" w:color="auto" w:frame="1"/>
          </w:rPr>
          <w:t xml:space="preserve"> – Fingerprint Optical Sensor (JM-101)</w:t>
        </w:r>
      </w:hyperlink>
      <w:r>
        <w:rPr>
          <w:b w:val="0"/>
          <w:color w:val="000000"/>
          <w:spacing w:val="-8"/>
          <w:sz w:val="24"/>
          <w:szCs w:val="24"/>
        </w:rPr>
        <w:t xml:space="preserve"> through </w:t>
      </w:r>
      <w:proofErr w:type="spellStart"/>
      <w:r>
        <w:rPr>
          <w:b w:val="0"/>
          <w:color w:val="000000"/>
          <w:spacing w:val="-8"/>
          <w:sz w:val="24"/>
          <w:szCs w:val="24"/>
        </w:rPr>
        <w:t>Geekering</w:t>
      </w:r>
      <w:proofErr w:type="spellEnd"/>
      <w:r>
        <w:rPr>
          <w:b w:val="0"/>
          <w:color w:val="000000"/>
          <w:spacing w:val="-8"/>
          <w:sz w:val="24"/>
          <w:szCs w:val="24"/>
        </w:rPr>
        <w:t xml:space="preserve"> site.</w:t>
      </w:r>
    </w:p>
    <w:p w:rsidR="00234A63" w:rsidRDefault="00234A63" w:rsidP="00234A63">
      <w:pPr>
        <w:pStyle w:val="Heading1"/>
        <w:shd w:val="clear" w:color="auto" w:fill="FFFFFF"/>
        <w:spacing w:before="0" w:beforeAutospacing="0" w:after="0" w:afterAutospacing="0"/>
        <w:textAlignment w:val="baseline"/>
        <w:rPr>
          <w:b w:val="0"/>
          <w:color w:val="000000"/>
          <w:spacing w:val="-8"/>
          <w:sz w:val="24"/>
          <w:szCs w:val="24"/>
        </w:rPr>
      </w:pPr>
    </w:p>
    <w:p w:rsidR="00234A63" w:rsidRDefault="00234A63" w:rsidP="00234A63">
      <w:p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Thingspeak</w:t>
      </w:r>
      <w:proofErr w:type="spellEnd"/>
      <w:r>
        <w:rPr>
          <w:rFonts w:ascii="Times New Roman" w:hAnsi="Times New Roman" w:cs="Times New Roman"/>
          <w:sz w:val="24"/>
          <w:szCs w:val="24"/>
        </w:rPr>
        <w:t xml:space="preserve"> Virtuino data transfer, Journal of Networks - IoT, Vol. 3, No. 2.</w:t>
      </w:r>
    </w:p>
    <w:p w:rsidR="00234A63" w:rsidRDefault="00234A63" w:rsidP="00234A63">
      <w:p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[3]. Interfacing Fingerprint </w:t>
      </w:r>
      <w:proofErr w:type="gramStart"/>
      <w:r>
        <w:rPr>
          <w:rFonts w:ascii="Times New Roman" w:hAnsi="Times New Roman" w:cs="Times New Roman"/>
          <w:sz w:val="24"/>
          <w:szCs w:val="24"/>
        </w:rPr>
        <w:t xml:space="preserve">sensor – libraries to install – </w:t>
      </w: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–through Arduino software manage</w:t>
      </w:r>
      <w:proofErr w:type="gramEnd"/>
      <w:r>
        <w:rPr>
          <w:rFonts w:ascii="Times New Roman" w:hAnsi="Times New Roman" w:cs="Times New Roman"/>
          <w:sz w:val="24"/>
          <w:szCs w:val="24"/>
        </w:rPr>
        <w:t xml:space="preserve"> libraries.</w:t>
      </w:r>
    </w:p>
    <w:p w:rsidR="009A0736" w:rsidRPr="009A0736" w:rsidRDefault="009A0736" w:rsidP="009A0736">
      <w:pPr>
        <w:pStyle w:val="ListParagraph"/>
        <w:spacing w:after="0" w:line="360" w:lineRule="auto"/>
        <w:jc w:val="both"/>
        <w:rPr>
          <w:rStyle w:val="Strong"/>
          <w:rFonts w:ascii="Times New Roman" w:hAnsi="Times New Roman" w:cs="Times New Roman"/>
          <w:bCs w:val="0"/>
          <w:color w:val="000000" w:themeColor="text1"/>
          <w:sz w:val="28"/>
          <w:szCs w:val="28"/>
          <w:shd w:val="clear" w:color="auto" w:fill="FFFFFF"/>
        </w:rPr>
      </w:pPr>
    </w:p>
    <w:p w:rsidR="000605C9" w:rsidRDefault="000605C9" w:rsidP="000605C9">
      <w:pPr>
        <w:spacing w:after="0" w:line="360" w:lineRule="auto"/>
        <w:ind w:left="2880" w:firstLine="720"/>
        <w:jc w:val="both"/>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lastRenderedPageBreak/>
        <w:t>APPENDIX</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#include &lt;</w:t>
      </w:r>
      <w:proofErr w:type="spellStart"/>
      <w:r w:rsidRPr="000605C9">
        <w:rPr>
          <w:rFonts w:ascii="Times New Roman" w:hAnsi="Times New Roman" w:cs="Times New Roman"/>
          <w:sz w:val="24"/>
          <w:szCs w:val="24"/>
        </w:rPr>
        <w:t>SoftwareSerial.h</w:t>
      </w:r>
      <w:proofErr w:type="spellEnd"/>
      <w:r w:rsidRPr="000605C9">
        <w:rPr>
          <w:rFonts w:ascii="Times New Roman" w:hAnsi="Times New Roman" w:cs="Times New Roman"/>
          <w:sz w:val="24"/>
          <w:szCs w:val="24"/>
        </w:rPr>
        <w:t>&gt;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#include &lt;ESP8266WiFi.h&gt;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#include &lt;</w:t>
      </w:r>
      <w:proofErr w:type="spellStart"/>
      <w:r w:rsidRPr="000605C9">
        <w:rPr>
          <w:rFonts w:ascii="Times New Roman" w:hAnsi="Times New Roman" w:cs="Times New Roman"/>
          <w:sz w:val="24"/>
          <w:szCs w:val="24"/>
        </w:rPr>
        <w:t>Adafruit_Fingerprint.h</w:t>
      </w:r>
      <w:proofErr w:type="spellEnd"/>
      <w:r w:rsidRPr="000605C9">
        <w:rPr>
          <w:rFonts w:ascii="Times New Roman" w:hAnsi="Times New Roman" w:cs="Times New Roman"/>
          <w:sz w:val="24"/>
          <w:szCs w:val="24"/>
        </w:rPr>
        <w:t>&gt;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#define </w:t>
      </w:r>
      <w:proofErr w:type="spellStart"/>
      <w:r w:rsidRPr="000605C9">
        <w:rPr>
          <w:rFonts w:ascii="Times New Roman" w:hAnsi="Times New Roman" w:cs="Times New Roman"/>
          <w:sz w:val="24"/>
          <w:szCs w:val="24"/>
        </w:rPr>
        <w:t>digitalpin</w:t>
      </w:r>
      <w:proofErr w:type="spellEnd"/>
      <w:r w:rsidRPr="000605C9">
        <w:rPr>
          <w:rFonts w:ascii="Times New Roman" w:hAnsi="Times New Roman" w:cs="Times New Roman"/>
          <w:sz w:val="24"/>
          <w:szCs w:val="24"/>
        </w:rPr>
        <w:t xml:space="preserve"> D4</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String </w:t>
      </w:r>
      <w:proofErr w:type="spellStart"/>
      <w:r w:rsidRPr="000605C9">
        <w:rPr>
          <w:rFonts w:ascii="Times New Roman" w:hAnsi="Times New Roman" w:cs="Times New Roman"/>
          <w:sz w:val="24"/>
          <w:szCs w:val="24"/>
        </w:rPr>
        <w:t>apiKey</w:t>
      </w:r>
      <w:proofErr w:type="spellEnd"/>
      <w:r w:rsidRPr="000605C9">
        <w:rPr>
          <w:rFonts w:ascii="Times New Roman" w:hAnsi="Times New Roman" w:cs="Times New Roman"/>
          <w:sz w:val="24"/>
          <w:szCs w:val="24"/>
        </w:rPr>
        <w:t xml:space="preserve"> = "U14BH757P0JKPD3W";    </w:t>
      </w:r>
    </w:p>
    <w:p w:rsidR="000605C9" w:rsidRPr="000605C9" w:rsidRDefault="000605C9" w:rsidP="000605C9">
      <w:pPr>
        <w:rPr>
          <w:rFonts w:ascii="Times New Roman" w:hAnsi="Times New Roman" w:cs="Times New Roman"/>
          <w:sz w:val="24"/>
          <w:szCs w:val="24"/>
        </w:rPr>
      </w:pPr>
    </w:p>
    <w:p w:rsidR="000605C9" w:rsidRPr="000605C9" w:rsidRDefault="000608CA" w:rsidP="000605C9">
      <w:pPr>
        <w:rPr>
          <w:rFonts w:ascii="Times New Roman" w:hAnsi="Times New Roman" w:cs="Times New Roman"/>
          <w:sz w:val="24"/>
          <w:szCs w:val="24"/>
        </w:rPr>
      </w:pPr>
      <w:proofErr w:type="gramStart"/>
      <w:r>
        <w:rPr>
          <w:rFonts w:ascii="Times New Roman" w:hAnsi="Times New Roman" w:cs="Times New Roman"/>
          <w:sz w:val="24"/>
          <w:szCs w:val="24"/>
        </w:rPr>
        <w:t>const</w:t>
      </w:r>
      <w:proofErr w:type="gramEnd"/>
      <w:r>
        <w:rPr>
          <w:rFonts w:ascii="Times New Roman" w:hAnsi="Times New Roman" w:cs="Times New Roman"/>
          <w:sz w:val="24"/>
          <w:szCs w:val="24"/>
        </w:rPr>
        <w:t xml:space="preserve"> char *</w:t>
      </w:r>
      <w:proofErr w:type="spellStart"/>
      <w:r>
        <w:rPr>
          <w:rFonts w:ascii="Times New Roman" w:hAnsi="Times New Roman" w:cs="Times New Roman"/>
          <w:sz w:val="24"/>
          <w:szCs w:val="24"/>
        </w:rPr>
        <w:t>ssid</w:t>
      </w:r>
      <w:proofErr w:type="spellEnd"/>
      <w:r>
        <w:rPr>
          <w:rFonts w:ascii="Times New Roman" w:hAnsi="Times New Roman" w:cs="Times New Roman"/>
          <w:sz w:val="24"/>
          <w:szCs w:val="24"/>
        </w:rPr>
        <w:t xml:space="preserve"> =  "***</w:t>
      </w:r>
      <w:r w:rsidR="000605C9" w:rsidRPr="000605C9">
        <w:rPr>
          <w:rFonts w:ascii="Times New Roman" w:hAnsi="Times New Roman" w:cs="Times New Roman"/>
          <w:sz w:val="24"/>
          <w:szCs w:val="24"/>
        </w:rPr>
        <w:t xml:space="preserve">";      //replace with your </w:t>
      </w:r>
      <w:proofErr w:type="spellStart"/>
      <w:r w:rsidR="000605C9" w:rsidRPr="000605C9">
        <w:rPr>
          <w:rFonts w:ascii="Times New Roman" w:hAnsi="Times New Roman" w:cs="Times New Roman"/>
          <w:sz w:val="24"/>
          <w:szCs w:val="24"/>
        </w:rPr>
        <w:t>wifi</w:t>
      </w:r>
      <w:proofErr w:type="spellEnd"/>
      <w:r w:rsidR="000605C9" w:rsidRPr="000605C9">
        <w:rPr>
          <w:rFonts w:ascii="Times New Roman" w:hAnsi="Times New Roman" w:cs="Times New Roman"/>
          <w:sz w:val="24"/>
          <w:szCs w:val="24"/>
        </w:rPr>
        <w:t xml:space="preserve"> </w:t>
      </w:r>
      <w:proofErr w:type="spellStart"/>
      <w:r w:rsidR="000605C9" w:rsidRPr="000605C9">
        <w:rPr>
          <w:rFonts w:ascii="Times New Roman" w:hAnsi="Times New Roman" w:cs="Times New Roman"/>
          <w:sz w:val="24"/>
          <w:szCs w:val="24"/>
        </w:rPr>
        <w:t>ssid</w:t>
      </w:r>
      <w:proofErr w:type="spellEnd"/>
      <w:r w:rsidR="000605C9" w:rsidRPr="000605C9">
        <w:rPr>
          <w:rFonts w:ascii="Times New Roman" w:hAnsi="Times New Roman" w:cs="Times New Roman"/>
          <w:sz w:val="24"/>
          <w:szCs w:val="24"/>
        </w:rPr>
        <w:t xml:space="preserve"> and wpa2 key</w:t>
      </w:r>
    </w:p>
    <w:p w:rsidR="000605C9" w:rsidRPr="000605C9" w:rsidRDefault="000608CA" w:rsidP="000605C9">
      <w:pPr>
        <w:rPr>
          <w:rFonts w:ascii="Times New Roman" w:hAnsi="Times New Roman" w:cs="Times New Roman"/>
          <w:sz w:val="24"/>
          <w:szCs w:val="24"/>
        </w:rPr>
      </w:pPr>
      <w:proofErr w:type="gramStart"/>
      <w:r>
        <w:rPr>
          <w:rFonts w:ascii="Times New Roman" w:hAnsi="Times New Roman" w:cs="Times New Roman"/>
          <w:sz w:val="24"/>
          <w:szCs w:val="24"/>
        </w:rPr>
        <w:t>const</w:t>
      </w:r>
      <w:proofErr w:type="gramEnd"/>
      <w:r>
        <w:rPr>
          <w:rFonts w:ascii="Times New Roman" w:hAnsi="Times New Roman" w:cs="Times New Roman"/>
          <w:sz w:val="24"/>
          <w:szCs w:val="24"/>
        </w:rPr>
        <w:t xml:space="preserve"> char *pass =  "*****</w:t>
      </w:r>
      <w:r w:rsidR="000605C9"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const</w:t>
      </w:r>
      <w:proofErr w:type="gramEnd"/>
      <w:r w:rsidRPr="000605C9">
        <w:rPr>
          <w:rFonts w:ascii="Times New Roman" w:hAnsi="Times New Roman" w:cs="Times New Roman"/>
          <w:sz w:val="24"/>
          <w:szCs w:val="24"/>
        </w:rPr>
        <w:t xml:space="preserve"> char* server = "api.thingspeak.com";</w:t>
      </w:r>
    </w:p>
    <w:p w:rsidR="000605C9" w:rsidRPr="000605C9" w:rsidRDefault="000605C9" w:rsidP="000605C9">
      <w:pPr>
        <w:rPr>
          <w:rFonts w:ascii="Times New Roman" w:hAnsi="Times New Roman" w:cs="Times New Roman"/>
          <w:sz w:val="24"/>
          <w:szCs w:val="24"/>
        </w:rPr>
      </w:pPr>
      <w:proofErr w:type="spellStart"/>
      <w:proofErr w:type="gramStart"/>
      <w:r w:rsidRPr="000605C9">
        <w:rPr>
          <w:rFonts w:ascii="Times New Roman" w:hAnsi="Times New Roman" w:cs="Times New Roman"/>
          <w:sz w:val="24"/>
          <w:szCs w:val="24"/>
        </w:rPr>
        <w:t>int</w:t>
      </w:r>
      <w:proofErr w:type="spellEnd"/>
      <w:proofErr w:type="gramEnd"/>
      <w:r w:rsidRPr="000605C9">
        <w:rPr>
          <w:rFonts w:ascii="Times New Roman" w:hAnsi="Times New Roman" w:cs="Times New Roman"/>
          <w:sz w:val="24"/>
          <w:szCs w:val="24"/>
        </w:rPr>
        <w:t xml:space="preserve"> c=0;</w:t>
      </w:r>
    </w:p>
    <w:p w:rsidR="000605C9" w:rsidRPr="000605C9" w:rsidRDefault="000605C9" w:rsidP="000605C9">
      <w:pPr>
        <w:rPr>
          <w:rFonts w:ascii="Times New Roman" w:hAnsi="Times New Roman" w:cs="Times New Roman"/>
          <w:sz w:val="24"/>
          <w:szCs w:val="24"/>
        </w:rPr>
      </w:pPr>
      <w:proofErr w:type="spellStart"/>
      <w:proofErr w:type="gramStart"/>
      <w:r w:rsidRPr="000605C9">
        <w:rPr>
          <w:rFonts w:ascii="Times New Roman" w:hAnsi="Times New Roman" w:cs="Times New Roman"/>
          <w:sz w:val="24"/>
          <w:szCs w:val="24"/>
        </w:rPr>
        <w:t>int</w:t>
      </w:r>
      <w:proofErr w:type="spellEnd"/>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state,laststate</w:t>
      </w:r>
      <w:proofErr w:type="spellEnd"/>
      <w:r w:rsidRPr="000605C9">
        <w:rPr>
          <w:rFonts w:ascii="Times New Roman" w:hAnsi="Times New Roman" w:cs="Times New Roman"/>
          <w:sz w:val="24"/>
          <w:szCs w:val="24"/>
        </w:rPr>
        <w:t>=0;</w:t>
      </w: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const</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int</w:t>
      </w:r>
      <w:proofErr w:type="spell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sensorOut</w:t>
      </w:r>
      <w:proofErr w:type="spellEnd"/>
      <w:r w:rsidRPr="000605C9">
        <w:rPr>
          <w:rFonts w:ascii="Times New Roman" w:hAnsi="Times New Roman" w:cs="Times New Roman"/>
          <w:sz w:val="24"/>
          <w:szCs w:val="24"/>
        </w:rPr>
        <w:t xml:space="preserve"> = A0;</w:t>
      </w: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const</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int</w:t>
      </w:r>
      <w:proofErr w:type="spellEnd"/>
      <w:r w:rsidRPr="000605C9">
        <w:rPr>
          <w:rFonts w:ascii="Times New Roman" w:hAnsi="Times New Roman" w:cs="Times New Roman"/>
          <w:sz w:val="24"/>
          <w:szCs w:val="24"/>
        </w:rPr>
        <w:t xml:space="preserve"> led = 16;</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proofErr w:type="spellStart"/>
      <w:r w:rsidRPr="000605C9">
        <w:rPr>
          <w:rFonts w:ascii="Times New Roman" w:hAnsi="Times New Roman" w:cs="Times New Roman"/>
          <w:sz w:val="24"/>
          <w:szCs w:val="24"/>
        </w:rPr>
        <w:t>WiFiClient</w:t>
      </w:r>
      <w:proofErr w:type="spellEnd"/>
      <w:r w:rsidRPr="000605C9">
        <w:rPr>
          <w:rFonts w:ascii="Times New Roman" w:hAnsi="Times New Roman" w:cs="Times New Roman"/>
          <w:sz w:val="24"/>
          <w:szCs w:val="24"/>
        </w:rPr>
        <w:t xml:space="preserve"> client;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//#include </w:t>
      </w:r>
      <w:proofErr w:type="spellStart"/>
      <w:r w:rsidRPr="000605C9">
        <w:rPr>
          <w:rFonts w:ascii="Times New Roman" w:hAnsi="Times New Roman" w:cs="Times New Roman"/>
          <w:sz w:val="24"/>
          <w:szCs w:val="24"/>
        </w:rPr>
        <w:t>Adafruit_Fingerprint.h</w:t>
      </w:r>
      <w:proofErr w:type="spellEnd"/>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On </w:t>
      </w:r>
      <w:proofErr w:type="spellStart"/>
      <w:r w:rsidRPr="000605C9">
        <w:rPr>
          <w:rFonts w:ascii="Times New Roman" w:hAnsi="Times New Roman" w:cs="Times New Roman"/>
          <w:sz w:val="24"/>
          <w:szCs w:val="24"/>
        </w:rPr>
        <w:t>LeonardoMicro</w:t>
      </w:r>
      <w:proofErr w:type="spellEnd"/>
      <w:r w:rsidRPr="000605C9">
        <w:rPr>
          <w:rFonts w:ascii="Times New Roman" w:hAnsi="Times New Roman" w:cs="Times New Roman"/>
          <w:sz w:val="24"/>
          <w:szCs w:val="24"/>
        </w:rPr>
        <w:t xml:space="preserve"> or others with hardware serial, use those! #0 is green wire, #1 is white</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//uncomment this line</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//#define </w:t>
      </w:r>
      <w:proofErr w:type="spellStart"/>
      <w:r w:rsidRPr="000605C9">
        <w:rPr>
          <w:rFonts w:ascii="Times New Roman" w:hAnsi="Times New Roman" w:cs="Times New Roman"/>
          <w:sz w:val="24"/>
          <w:szCs w:val="24"/>
        </w:rPr>
        <w:t>mySerial</w:t>
      </w:r>
      <w:proofErr w:type="spellEnd"/>
      <w:r w:rsidRPr="000605C9">
        <w:rPr>
          <w:rFonts w:ascii="Times New Roman" w:hAnsi="Times New Roman" w:cs="Times New Roman"/>
          <w:sz w:val="24"/>
          <w:szCs w:val="24"/>
        </w:rPr>
        <w:t xml:space="preserve"> Serial1</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//For UNO and others without hardware serial, we must use software serial...</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pin #2 is IN from sensor (GREEN wire)</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//pin #3 is OUT from </w:t>
      </w:r>
      <w:proofErr w:type="gramStart"/>
      <w:r w:rsidRPr="000605C9">
        <w:rPr>
          <w:rFonts w:ascii="Times New Roman" w:hAnsi="Times New Roman" w:cs="Times New Roman"/>
          <w:sz w:val="24"/>
          <w:szCs w:val="24"/>
        </w:rPr>
        <w:t>arduino  (</w:t>
      </w:r>
      <w:proofErr w:type="gramEnd"/>
      <w:r w:rsidRPr="000605C9">
        <w:rPr>
          <w:rFonts w:ascii="Times New Roman" w:hAnsi="Times New Roman" w:cs="Times New Roman"/>
          <w:sz w:val="24"/>
          <w:szCs w:val="24"/>
        </w:rPr>
        <w:t>WHITE wire)</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//comment these two lines if using hardware serial</w:t>
      </w:r>
    </w:p>
    <w:p w:rsidR="000605C9" w:rsidRPr="000605C9" w:rsidRDefault="000605C9" w:rsidP="000605C9">
      <w:pPr>
        <w:rPr>
          <w:rFonts w:ascii="Times New Roman" w:hAnsi="Times New Roman" w:cs="Times New Roman"/>
          <w:sz w:val="24"/>
          <w:szCs w:val="24"/>
        </w:rPr>
      </w:pPr>
      <w:proofErr w:type="spellStart"/>
      <w:r w:rsidRPr="000605C9">
        <w:rPr>
          <w:rFonts w:ascii="Times New Roman" w:hAnsi="Times New Roman" w:cs="Times New Roman"/>
          <w:sz w:val="24"/>
          <w:szCs w:val="24"/>
        </w:rPr>
        <w:t>SoftwareSerial</w:t>
      </w:r>
      <w:proofErr w:type="spellEnd"/>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mySerial</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D2, D3);</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proofErr w:type="spellStart"/>
      <w:r w:rsidRPr="000605C9">
        <w:rPr>
          <w:rFonts w:ascii="Times New Roman" w:hAnsi="Times New Roman" w:cs="Times New Roman"/>
          <w:sz w:val="24"/>
          <w:szCs w:val="24"/>
        </w:rPr>
        <w:t>Adafruit_Fingerprint</w:t>
      </w:r>
      <w:proofErr w:type="spellEnd"/>
      <w:r w:rsidRPr="000605C9">
        <w:rPr>
          <w:rFonts w:ascii="Times New Roman" w:hAnsi="Times New Roman" w:cs="Times New Roman"/>
          <w:sz w:val="24"/>
          <w:szCs w:val="24"/>
        </w:rPr>
        <w:t xml:space="preserve"> finger = </w:t>
      </w:r>
      <w:proofErr w:type="spellStart"/>
      <w:r w:rsidRPr="000605C9">
        <w:rPr>
          <w:rFonts w:ascii="Times New Roman" w:hAnsi="Times New Roman" w:cs="Times New Roman"/>
          <w:sz w:val="24"/>
          <w:szCs w:val="24"/>
        </w:rPr>
        <w:t>Adafruit_</w:t>
      </w:r>
      <w:proofErr w:type="gramStart"/>
      <w:r w:rsidRPr="000605C9">
        <w:rPr>
          <w:rFonts w:ascii="Times New Roman" w:hAnsi="Times New Roman" w:cs="Times New Roman"/>
          <w:sz w:val="24"/>
          <w:szCs w:val="24"/>
        </w:rPr>
        <w:t>Fingerprint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&amp;</w:t>
      </w:r>
      <w:proofErr w:type="spellStart"/>
      <w:r w:rsidRPr="000605C9">
        <w:rPr>
          <w:rFonts w:ascii="Times New Roman" w:hAnsi="Times New Roman" w:cs="Times New Roman"/>
          <w:sz w:val="24"/>
          <w:szCs w:val="24"/>
        </w:rPr>
        <w:t>mySerial</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void</w:t>
      </w:r>
      <w:proofErr w:type="gramEnd"/>
      <w:r w:rsidRPr="000605C9">
        <w:rPr>
          <w:rFonts w:ascii="Times New Roman" w:hAnsi="Times New Roman" w:cs="Times New Roman"/>
          <w:sz w:val="24"/>
          <w:szCs w:val="24"/>
        </w:rPr>
        <w:t xml:space="preserve"> setup()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Serial.begin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115200);</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while</w:t>
      </w:r>
      <w:proofErr w:type="gramEnd"/>
      <w:r w:rsidRPr="000605C9">
        <w:rPr>
          <w:rFonts w:ascii="Times New Roman" w:hAnsi="Times New Roman" w:cs="Times New Roman"/>
          <w:sz w:val="24"/>
          <w:szCs w:val="24"/>
        </w:rPr>
        <w:t xml:space="preserve"> (!Serial);   //For </w:t>
      </w:r>
      <w:proofErr w:type="spellStart"/>
      <w:r w:rsidRPr="000605C9">
        <w:rPr>
          <w:rFonts w:ascii="Times New Roman" w:hAnsi="Times New Roman" w:cs="Times New Roman"/>
          <w:sz w:val="24"/>
          <w:szCs w:val="24"/>
        </w:rPr>
        <w:t>YunLeoMicroZero</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delay(</w:t>
      </w:r>
      <w:proofErr w:type="gramEnd"/>
      <w:r w:rsidRPr="000605C9">
        <w:rPr>
          <w:rFonts w:ascii="Times New Roman" w:hAnsi="Times New Roman" w:cs="Times New Roman"/>
          <w:sz w:val="24"/>
          <w:szCs w:val="24"/>
        </w:rPr>
        <w:t>100);</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"\n\</w:t>
      </w:r>
      <w:proofErr w:type="spellStart"/>
      <w:r w:rsidRPr="000605C9">
        <w:rPr>
          <w:rFonts w:ascii="Times New Roman" w:hAnsi="Times New Roman" w:cs="Times New Roman"/>
          <w:sz w:val="24"/>
          <w:szCs w:val="24"/>
        </w:rPr>
        <w:t>nAdafruit</w:t>
      </w:r>
      <w:proofErr w:type="spellEnd"/>
      <w:r w:rsidRPr="000605C9">
        <w:rPr>
          <w:rFonts w:ascii="Times New Roman" w:hAnsi="Times New Roman" w:cs="Times New Roman"/>
          <w:sz w:val="24"/>
          <w:szCs w:val="24"/>
        </w:rPr>
        <w:t xml:space="preserve"> finger detect test");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//set the data rate for the sensor serial port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finger.begin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57600);</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delay(</w:t>
      </w:r>
      <w:proofErr w:type="gramEnd"/>
      <w:r w:rsidRPr="000605C9">
        <w:rPr>
          <w:rFonts w:ascii="Times New Roman" w:hAnsi="Times New Roman" w:cs="Times New Roman"/>
          <w:sz w:val="24"/>
          <w:szCs w:val="24"/>
        </w:rPr>
        <w:t>5);</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finger.verifyPassword</w:t>
      </w:r>
      <w:proofErr w:type="spellEnd"/>
      <w:r w:rsidRPr="000605C9">
        <w:rPr>
          <w:rFonts w:ascii="Times New Roman" w:hAnsi="Times New Roman" w:cs="Times New Roman"/>
          <w:sz w:val="24"/>
          <w:szCs w:val="24"/>
        </w:rPr>
        <w: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"Found fingerprint sensor!");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else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"Did not find fingerprint sensor");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while</w:t>
      </w:r>
      <w:proofErr w:type="gramEnd"/>
      <w:r w:rsidRPr="000605C9">
        <w:rPr>
          <w:rFonts w:ascii="Times New Roman" w:hAnsi="Times New Roman" w:cs="Times New Roman"/>
          <w:sz w:val="24"/>
          <w:szCs w:val="24"/>
        </w:rPr>
        <w:t xml:space="preserve"> (1) { delay(1);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spellStart"/>
      <w:proofErr w:type="gramStart"/>
      <w:r w:rsidRPr="000605C9">
        <w:rPr>
          <w:rFonts w:ascii="Times New Roman" w:hAnsi="Times New Roman" w:cs="Times New Roman"/>
          <w:sz w:val="24"/>
          <w:szCs w:val="24"/>
        </w:rPr>
        <w:t>finger.getTemplateCount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"Sensor contains" ); </w:t>
      </w:r>
      <w:proofErr w:type="spell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finger.templateCount</w:t>
      </w:r>
      <w:proofErr w:type="spell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 "templates");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"Waiting for valid finger...");</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pinMode</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D4, OUTPUT);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"Connecting to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ssid</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WiFi.begin</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ssid</w:t>
      </w:r>
      <w:proofErr w:type="spellEnd"/>
      <w:r w:rsidRPr="000605C9">
        <w:rPr>
          <w:rFonts w:ascii="Times New Roman" w:hAnsi="Times New Roman" w:cs="Times New Roman"/>
          <w:sz w:val="24"/>
          <w:szCs w:val="24"/>
        </w:rPr>
        <w:t>, pass);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while</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WiFi.status</w:t>
      </w:r>
      <w:proofErr w:type="spellEnd"/>
      <w:r w:rsidRPr="000605C9">
        <w:rPr>
          <w:rFonts w:ascii="Times New Roman" w:hAnsi="Times New Roman" w:cs="Times New Roman"/>
          <w:sz w:val="24"/>
          <w:szCs w:val="24"/>
        </w:rPr>
        <w:t xml:space="preserve">() != WL_CONNECTED)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delay(</w:t>
      </w:r>
      <w:proofErr w:type="gramEnd"/>
      <w:r w:rsidRPr="000605C9">
        <w:rPr>
          <w:rFonts w:ascii="Times New Roman" w:hAnsi="Times New Roman" w:cs="Times New Roman"/>
          <w:sz w:val="24"/>
          <w:szCs w:val="24"/>
        </w:rPr>
        <w:t>500);</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WiFi</w:t>
      </w:r>
      <w:proofErr w:type="spellEnd"/>
      <w:r w:rsidRPr="000605C9">
        <w:rPr>
          <w:rFonts w:ascii="Times New Roman" w:hAnsi="Times New Roman" w:cs="Times New Roman"/>
          <w:sz w:val="24"/>
          <w:szCs w:val="24"/>
        </w:rPr>
        <w:t xml:space="preserve"> connected");</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void</w:t>
      </w:r>
      <w:proofErr w:type="gramEnd"/>
      <w:r w:rsidRPr="000605C9">
        <w:rPr>
          <w:rFonts w:ascii="Times New Roman" w:hAnsi="Times New Roman" w:cs="Times New Roman"/>
          <w:sz w:val="24"/>
          <w:szCs w:val="24"/>
        </w:rPr>
        <w:t xml:space="preserve"> loop()                     // run over and over again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int</w:t>
      </w:r>
      <w:proofErr w:type="spellEnd"/>
      <w:proofErr w:type="gramEnd"/>
      <w:r w:rsidRPr="000605C9">
        <w:rPr>
          <w:rFonts w:ascii="Times New Roman" w:hAnsi="Times New Roman" w:cs="Times New Roman"/>
          <w:sz w:val="24"/>
          <w:szCs w:val="24"/>
        </w:rPr>
        <w:t xml:space="preserve"> x;</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x=</w:t>
      </w:r>
      <w:proofErr w:type="spellStart"/>
      <w:proofErr w:type="gramStart"/>
      <w:r w:rsidRPr="000605C9">
        <w:rPr>
          <w:rFonts w:ascii="Times New Roman" w:hAnsi="Times New Roman" w:cs="Times New Roman"/>
          <w:sz w:val="24"/>
          <w:szCs w:val="24"/>
        </w:rPr>
        <w:t>getFingerprintIDez</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delay(</w:t>
      </w:r>
      <w:proofErr w:type="gramEnd"/>
      <w:r w:rsidRPr="000605C9">
        <w:rPr>
          <w:rFonts w:ascii="Times New Roman" w:hAnsi="Times New Roman" w:cs="Times New Roman"/>
          <w:sz w:val="24"/>
          <w:szCs w:val="24"/>
        </w:rPr>
        <w:t xml:space="preserve">50);            //don't </w:t>
      </w:r>
      <w:proofErr w:type="spellStart"/>
      <w:r w:rsidRPr="000605C9">
        <w:rPr>
          <w:rFonts w:ascii="Times New Roman" w:hAnsi="Times New Roman" w:cs="Times New Roman"/>
          <w:sz w:val="24"/>
          <w:szCs w:val="24"/>
        </w:rPr>
        <w:t>ned</w:t>
      </w:r>
      <w:proofErr w:type="spellEnd"/>
      <w:r w:rsidRPr="000605C9">
        <w:rPr>
          <w:rFonts w:ascii="Times New Roman" w:hAnsi="Times New Roman" w:cs="Times New Roman"/>
          <w:sz w:val="24"/>
          <w:szCs w:val="24"/>
        </w:rPr>
        <w:t xml:space="preserve"> to run this at full speed.</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(x==0)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"Failed to read from sensor!");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else</w:t>
      </w:r>
      <w:proofErr w:type="gramEnd"/>
      <w:r w:rsidRPr="000605C9">
        <w:rPr>
          <w:rFonts w:ascii="Times New Roman" w:hAnsi="Times New Roman" w:cs="Times New Roman"/>
          <w:sz w:val="24"/>
          <w:szCs w:val="24"/>
        </w:rPr>
        <w:t xml:space="preserve"> if (x&gt;0 &amp;&amp; x&lt;127)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client.connect</w:t>
      </w:r>
      <w:proofErr w:type="spellEnd"/>
      <w:r w:rsidRPr="000605C9">
        <w:rPr>
          <w:rFonts w:ascii="Times New Roman" w:hAnsi="Times New Roman" w:cs="Times New Roman"/>
          <w:sz w:val="24"/>
          <w:szCs w:val="24"/>
        </w:rPr>
        <w:t xml:space="preserve">(server,80))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String </w:t>
      </w:r>
      <w:proofErr w:type="spellStart"/>
      <w:r w:rsidRPr="000605C9">
        <w:rPr>
          <w:rFonts w:ascii="Times New Roman" w:hAnsi="Times New Roman" w:cs="Times New Roman"/>
          <w:sz w:val="24"/>
          <w:szCs w:val="24"/>
        </w:rPr>
        <w:t>postStr</w:t>
      </w:r>
      <w:proofErr w:type="spellEnd"/>
      <w:r w:rsidRPr="000605C9">
        <w:rPr>
          <w:rFonts w:ascii="Times New Roman" w:hAnsi="Times New Roman" w:cs="Times New Roman"/>
          <w:sz w:val="24"/>
          <w:szCs w:val="24"/>
        </w:rPr>
        <w:t xml:space="preserve"> = </w:t>
      </w:r>
      <w:proofErr w:type="spellStart"/>
      <w:r w:rsidRPr="000605C9">
        <w:rPr>
          <w:rFonts w:ascii="Times New Roman" w:hAnsi="Times New Roman" w:cs="Times New Roman"/>
          <w:sz w:val="24"/>
          <w:szCs w:val="24"/>
        </w:rPr>
        <w:t>apiKey</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postStr</w:t>
      </w:r>
      <w:proofErr w:type="spellEnd"/>
      <w:proofErr w:type="gramEnd"/>
      <w:r w:rsidRPr="000605C9">
        <w:rPr>
          <w:rFonts w:ascii="Times New Roman" w:hAnsi="Times New Roman" w:cs="Times New Roman"/>
          <w:sz w:val="24"/>
          <w:szCs w:val="24"/>
        </w:rPr>
        <w:t xml:space="preserve"> +="&amp;field1=";</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postStr</w:t>
      </w:r>
      <w:proofErr w:type="spellEnd"/>
      <w:proofErr w:type="gramEnd"/>
      <w:r w:rsidRPr="000605C9">
        <w:rPr>
          <w:rFonts w:ascii="Times New Roman" w:hAnsi="Times New Roman" w:cs="Times New Roman"/>
          <w:sz w:val="24"/>
          <w:szCs w:val="24"/>
        </w:rPr>
        <w:t xml:space="preserve"> += String(x);</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postStr</w:t>
      </w:r>
      <w:proofErr w:type="spellEnd"/>
      <w:proofErr w:type="gramEnd"/>
      <w:r w:rsidRPr="000605C9">
        <w:rPr>
          <w:rFonts w:ascii="Times New Roman" w:hAnsi="Times New Roman" w:cs="Times New Roman"/>
          <w:sz w:val="24"/>
          <w:szCs w:val="24"/>
        </w:rPr>
        <w:t xml:space="preserve"> += "\r\n\r\n";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"POST /update HTTP/1.1\n");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"Host: api.thingspeak.com\n");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"Connection: close\n");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"X-THINGSPEAKAPIKEY: "+</w:t>
      </w:r>
      <w:proofErr w:type="spellStart"/>
      <w:r w:rsidRPr="000605C9">
        <w:rPr>
          <w:rFonts w:ascii="Times New Roman" w:hAnsi="Times New Roman" w:cs="Times New Roman"/>
          <w:sz w:val="24"/>
          <w:szCs w:val="24"/>
        </w:rPr>
        <w:t>apiKey</w:t>
      </w:r>
      <w:proofErr w:type="spellEnd"/>
      <w:r w:rsidRPr="000605C9">
        <w:rPr>
          <w:rFonts w:ascii="Times New Roman" w:hAnsi="Times New Roman" w:cs="Times New Roman"/>
          <w:sz w:val="24"/>
          <w:szCs w:val="24"/>
        </w:rPr>
        <w:t>+"\n");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"Content-Type: application/x-www-form-</w:t>
      </w:r>
      <w:proofErr w:type="spellStart"/>
      <w:r w:rsidRPr="000605C9">
        <w:rPr>
          <w:rFonts w:ascii="Times New Roman" w:hAnsi="Times New Roman" w:cs="Times New Roman"/>
          <w:sz w:val="24"/>
          <w:szCs w:val="24"/>
        </w:rPr>
        <w:t>urlencoded</w:t>
      </w:r>
      <w:proofErr w:type="spellEnd"/>
      <w:r w:rsidRPr="000605C9">
        <w:rPr>
          <w:rFonts w:ascii="Times New Roman" w:hAnsi="Times New Roman" w:cs="Times New Roman"/>
          <w:sz w:val="24"/>
          <w:szCs w:val="24"/>
        </w:rPr>
        <w:t>\n");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"Content-Length: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postStr.length</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"\n\n");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client.print</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postStr</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dis</w:t>
      </w:r>
      <w:proofErr w:type="spellEnd"/>
      <w:r w:rsidRPr="000605C9">
        <w:rPr>
          <w:rFonts w:ascii="Times New Roman" w:hAnsi="Times New Roman" w:cs="Times New Roman"/>
          <w:sz w:val="24"/>
          <w:szCs w:val="24"/>
        </w:rPr>
        <w: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spell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(x);</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 Send to </w:t>
      </w:r>
      <w:proofErr w:type="spellStart"/>
      <w:r w:rsidRPr="000605C9">
        <w:rPr>
          <w:rFonts w:ascii="Times New Roman" w:hAnsi="Times New Roman" w:cs="Times New Roman"/>
          <w:sz w:val="24"/>
          <w:szCs w:val="24"/>
        </w:rPr>
        <w:t>Thingspeak</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client.stop</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"Waiting...");</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w:t>
      </w:r>
      <w:proofErr w:type="spellStart"/>
      <w:r w:rsidRPr="000605C9">
        <w:rPr>
          <w:rFonts w:ascii="Times New Roman" w:hAnsi="Times New Roman" w:cs="Times New Roman"/>
          <w:sz w:val="24"/>
          <w:szCs w:val="24"/>
        </w:rPr>
        <w:t>thingspeak</w:t>
      </w:r>
      <w:proofErr w:type="spellEnd"/>
      <w:r w:rsidRPr="000605C9">
        <w:rPr>
          <w:rFonts w:ascii="Times New Roman" w:hAnsi="Times New Roman" w:cs="Times New Roman"/>
          <w:sz w:val="24"/>
          <w:szCs w:val="24"/>
        </w:rPr>
        <w:t xml:space="preserve"> needs minimum 15 sec delay between updates, </w:t>
      </w:r>
      <w:proofErr w:type="spellStart"/>
      <w:r w:rsidRPr="000605C9">
        <w:rPr>
          <w:rFonts w:ascii="Times New Roman" w:hAnsi="Times New Roman" w:cs="Times New Roman"/>
          <w:sz w:val="24"/>
          <w:szCs w:val="24"/>
        </w:rPr>
        <w:t>i've</w:t>
      </w:r>
      <w:proofErr w:type="spellEnd"/>
      <w:r w:rsidRPr="000605C9">
        <w:rPr>
          <w:rFonts w:ascii="Times New Roman" w:hAnsi="Times New Roman" w:cs="Times New Roman"/>
          <w:sz w:val="24"/>
          <w:szCs w:val="24"/>
        </w:rPr>
        <w:t xml:space="preserve"> set it to 30 seconds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delay(</w:t>
      </w:r>
      <w:proofErr w:type="gramEnd"/>
      <w:r w:rsidRPr="000605C9">
        <w:rPr>
          <w:rFonts w:ascii="Times New Roman" w:hAnsi="Times New Roman" w:cs="Times New Roman"/>
          <w:sz w:val="24"/>
          <w:szCs w:val="24"/>
        </w:rPr>
        <w:t>5000);</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proofErr w:type="gramStart"/>
      <w:r w:rsidRPr="000605C9">
        <w:rPr>
          <w:rFonts w:ascii="Times New Roman" w:hAnsi="Times New Roman" w:cs="Times New Roman"/>
          <w:sz w:val="24"/>
          <w:szCs w:val="24"/>
        </w:rPr>
        <w:t>uint8_t</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getFingerprintID</w:t>
      </w:r>
      <w:proofErr w:type="spellEnd"/>
      <w:r w:rsidRPr="000605C9">
        <w:rPr>
          <w:rFonts w:ascii="Times New Roman" w:hAnsi="Times New Roman" w:cs="Times New Roman"/>
          <w:sz w:val="24"/>
          <w:szCs w:val="24"/>
        </w:rPr>
        <w: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uint8_t</w:t>
      </w:r>
      <w:proofErr w:type="gramEnd"/>
      <w:r w:rsidRPr="000605C9">
        <w:rPr>
          <w:rFonts w:ascii="Times New Roman" w:hAnsi="Times New Roman" w:cs="Times New Roman"/>
          <w:sz w:val="24"/>
          <w:szCs w:val="24"/>
        </w:rPr>
        <w:t xml:space="preserve"> p = </w:t>
      </w:r>
      <w:proofErr w:type="spellStart"/>
      <w:r w:rsidRPr="000605C9">
        <w:rPr>
          <w:rFonts w:ascii="Times New Roman" w:hAnsi="Times New Roman" w:cs="Times New Roman"/>
          <w:sz w:val="24"/>
          <w:szCs w:val="24"/>
        </w:rPr>
        <w:t>finger.getImage</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switch</w:t>
      </w:r>
      <w:proofErr w:type="gramEnd"/>
      <w:r w:rsidRPr="000605C9">
        <w:rPr>
          <w:rFonts w:ascii="Times New Roman" w:hAnsi="Times New Roman" w:cs="Times New Roman"/>
          <w:sz w:val="24"/>
          <w:szCs w:val="24"/>
        </w:rPr>
        <w:t xml:space="preserve"> (p)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FINGERPRINT_OK:</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"Image taken");</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break</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FINGERPRINT_NOFINGER: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"No finger detected");</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FINGERPRINT_PACKETRECIEVEERR: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"Communication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FINGERPRINT_IMAGEFAIL:</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"Imaging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default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"Unknown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OK success!</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p = </w:t>
      </w:r>
      <w:proofErr w:type="gramStart"/>
      <w:r w:rsidRPr="000605C9">
        <w:rPr>
          <w:rFonts w:ascii="Times New Roman" w:hAnsi="Times New Roman" w:cs="Times New Roman"/>
          <w:sz w:val="24"/>
          <w:szCs w:val="24"/>
        </w:rPr>
        <w:t>finger.image2Tz(</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switch</w:t>
      </w:r>
      <w:proofErr w:type="gramEnd"/>
      <w:r w:rsidRPr="000605C9">
        <w:rPr>
          <w:rFonts w:ascii="Times New Roman" w:hAnsi="Times New Roman" w:cs="Times New Roman"/>
          <w:sz w:val="24"/>
          <w:szCs w:val="24"/>
        </w:rPr>
        <w:t xml:space="preserve"> (p)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FINGERPRINT_OK:</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"Image converted");</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break</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FINGERPRINT_IMAGEMESS: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"Image too messy");</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FINGERPRINT_PACKETRECIEVEERR: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"Communication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FINGERPRINT_FEATUREFAIL:</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"Could not find fingerprint features");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case</w:t>
      </w:r>
      <w:proofErr w:type="gramEnd"/>
      <w:r w:rsidRPr="000605C9">
        <w:rPr>
          <w:rFonts w:ascii="Times New Roman" w:hAnsi="Times New Roman" w:cs="Times New Roman"/>
          <w:sz w:val="24"/>
          <w:szCs w:val="24"/>
        </w:rPr>
        <w:t xml:space="preserve"> FINGERPRINT_INVALIDIMAGE:</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"Could not find fingerprint features");</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default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"Unknown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OK converted!</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p = </w:t>
      </w:r>
      <w:proofErr w:type="spellStart"/>
      <w:proofErr w:type="gramStart"/>
      <w:r w:rsidRPr="000605C9">
        <w:rPr>
          <w:rFonts w:ascii="Times New Roman" w:hAnsi="Times New Roman" w:cs="Times New Roman"/>
          <w:sz w:val="24"/>
          <w:szCs w:val="24"/>
        </w:rPr>
        <w:t>finger.fingerFastSearch</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(p == FINGERPRINT_OK)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"Found a print match!");</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digitalWrite</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digitalpin,HIGH</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else if (p == FINGERPRINT_PACKETRECIEVEERR)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"Communication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digitalWrite</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digitalpin,LOW</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else if (p == FINGERPRINT_NOTFOUND)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"Did not find a match");</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digitalWrite</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digitalpin,LOW</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else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"Unknown error");</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digitalWrite</w:t>
      </w:r>
      <w:proofErr w:type="spellEnd"/>
      <w:r w:rsidRPr="000605C9">
        <w:rPr>
          <w:rFonts w:ascii="Times New Roman" w:hAnsi="Times New Roman" w:cs="Times New Roman"/>
          <w:sz w:val="24"/>
          <w:szCs w:val="24"/>
        </w:rPr>
        <w:t>(</w:t>
      </w:r>
      <w:proofErr w:type="spellStart"/>
      <w:proofErr w:type="gramEnd"/>
      <w:r w:rsidRPr="000605C9">
        <w:rPr>
          <w:rFonts w:ascii="Times New Roman" w:hAnsi="Times New Roman" w:cs="Times New Roman"/>
          <w:sz w:val="24"/>
          <w:szCs w:val="24"/>
        </w:rPr>
        <w:t>digitalpin,LOW</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p;</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 found a match!</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"Found ID #"); </w:t>
      </w:r>
      <w:proofErr w:type="spell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spellStart"/>
      <w:proofErr w:type="gramEnd"/>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 xml:space="preserve">&gt;0 &amp;&amp; </w:t>
      </w:r>
      <w:proofErr w:type="spellStart"/>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&lt;127)</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digitalWrite</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D4,HIGH);</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 with confidence of "); </w:t>
      </w:r>
      <w:proofErr w:type="spell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finger.confidence</w:t>
      </w:r>
      <w:proofErr w:type="spellEnd"/>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returns -1 if failed, otherwise returns ID #</w:t>
      </w:r>
    </w:p>
    <w:p w:rsidR="000605C9" w:rsidRPr="000605C9" w:rsidRDefault="000605C9" w:rsidP="000605C9">
      <w:pPr>
        <w:rPr>
          <w:rFonts w:ascii="Times New Roman" w:hAnsi="Times New Roman" w:cs="Times New Roman"/>
          <w:sz w:val="24"/>
          <w:szCs w:val="24"/>
        </w:rPr>
      </w:pPr>
      <w:proofErr w:type="spellStart"/>
      <w:proofErr w:type="gramStart"/>
      <w:r w:rsidRPr="000605C9">
        <w:rPr>
          <w:rFonts w:ascii="Times New Roman" w:hAnsi="Times New Roman" w:cs="Times New Roman"/>
          <w:sz w:val="24"/>
          <w:szCs w:val="24"/>
        </w:rPr>
        <w:t>int</w:t>
      </w:r>
      <w:proofErr w:type="spellEnd"/>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getFingerprintIDez</w:t>
      </w:r>
      <w:proofErr w:type="spellEnd"/>
      <w:r w:rsidRPr="000605C9">
        <w:rPr>
          <w:rFonts w:ascii="Times New Roman" w:hAnsi="Times New Roman" w:cs="Times New Roman"/>
          <w:sz w:val="24"/>
          <w:szCs w:val="24"/>
        </w:rPr>
        <w:t>()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uint8_t</w:t>
      </w:r>
      <w:proofErr w:type="gramEnd"/>
      <w:r w:rsidRPr="000605C9">
        <w:rPr>
          <w:rFonts w:ascii="Times New Roman" w:hAnsi="Times New Roman" w:cs="Times New Roman"/>
          <w:sz w:val="24"/>
          <w:szCs w:val="24"/>
        </w:rPr>
        <w:t xml:space="preserve"> p = </w:t>
      </w:r>
      <w:proofErr w:type="spellStart"/>
      <w:r w:rsidRPr="000605C9">
        <w:rPr>
          <w:rFonts w:ascii="Times New Roman" w:hAnsi="Times New Roman" w:cs="Times New Roman"/>
          <w:sz w:val="24"/>
          <w:szCs w:val="24"/>
        </w:rPr>
        <w:t>finger.getImage</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(p != FINGERPRINT_OK)  return -1;</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p = </w:t>
      </w:r>
      <w:proofErr w:type="gramStart"/>
      <w:r w:rsidRPr="000605C9">
        <w:rPr>
          <w:rFonts w:ascii="Times New Roman" w:hAnsi="Times New Roman" w:cs="Times New Roman"/>
          <w:sz w:val="24"/>
          <w:szCs w:val="24"/>
        </w:rPr>
        <w:t>finger.image2Tz(</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(p != FINGERPRINT_OK)  return -1;</w:t>
      </w:r>
    </w:p>
    <w:p w:rsidR="000605C9" w:rsidRPr="000605C9" w:rsidRDefault="000605C9" w:rsidP="000605C9">
      <w:pPr>
        <w:rPr>
          <w:rFonts w:ascii="Times New Roman" w:hAnsi="Times New Roman" w:cs="Times New Roman"/>
          <w:sz w:val="24"/>
          <w:szCs w:val="24"/>
        </w:rPr>
      </w:pP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p = </w:t>
      </w:r>
      <w:proofErr w:type="spellStart"/>
      <w:proofErr w:type="gramStart"/>
      <w:r w:rsidRPr="000605C9">
        <w:rPr>
          <w:rFonts w:ascii="Times New Roman" w:hAnsi="Times New Roman" w:cs="Times New Roman"/>
          <w:sz w:val="24"/>
          <w:szCs w:val="24"/>
        </w:rPr>
        <w:t>finger.fingerFastSearch</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gramStart"/>
      <w:r w:rsidRPr="000605C9">
        <w:rPr>
          <w:rFonts w:ascii="Times New Roman" w:hAnsi="Times New Roman" w:cs="Times New Roman"/>
          <w:sz w:val="24"/>
          <w:szCs w:val="24"/>
        </w:rPr>
        <w:t>if</w:t>
      </w:r>
      <w:proofErr w:type="gramEnd"/>
      <w:r w:rsidRPr="000605C9">
        <w:rPr>
          <w:rFonts w:ascii="Times New Roman" w:hAnsi="Times New Roman" w:cs="Times New Roman"/>
          <w:sz w:val="24"/>
          <w:szCs w:val="24"/>
        </w:rPr>
        <w:t xml:space="preserve"> (p != FINGERPRINT_OK)  return -1;</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found a match!</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"Found ID #"); </w:t>
      </w:r>
      <w:proofErr w:type="spell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roofErr w:type="spellStart"/>
      <w:proofErr w:type="gramStart"/>
      <w:r w:rsidRPr="000605C9">
        <w:rPr>
          <w:rFonts w:ascii="Times New Roman" w:hAnsi="Times New Roman" w:cs="Times New Roman"/>
          <w:sz w:val="24"/>
          <w:szCs w:val="24"/>
        </w:rPr>
        <w:t>Serial.print</w:t>
      </w:r>
      <w:proofErr w:type="spellEnd"/>
      <w:r w:rsidRPr="000605C9">
        <w:rPr>
          <w:rFonts w:ascii="Times New Roman" w:hAnsi="Times New Roman" w:cs="Times New Roman"/>
          <w:sz w:val="24"/>
          <w:szCs w:val="24"/>
        </w:rPr>
        <w:t>(</w:t>
      </w:r>
      <w:proofErr w:type="gramEnd"/>
      <w:r w:rsidRPr="000605C9">
        <w:rPr>
          <w:rFonts w:ascii="Times New Roman" w:hAnsi="Times New Roman" w:cs="Times New Roman"/>
          <w:sz w:val="24"/>
          <w:szCs w:val="24"/>
        </w:rPr>
        <w:t xml:space="preserve">" with confidence of "); </w:t>
      </w:r>
      <w:proofErr w:type="spellStart"/>
      <w:r w:rsidRPr="000605C9">
        <w:rPr>
          <w:rFonts w:ascii="Times New Roman" w:hAnsi="Times New Roman" w:cs="Times New Roman"/>
          <w:sz w:val="24"/>
          <w:szCs w:val="24"/>
        </w:rPr>
        <w:t>Serial.println</w:t>
      </w:r>
      <w:proofErr w:type="spellEnd"/>
      <w:r w:rsidRPr="000605C9">
        <w:rPr>
          <w:rFonts w:ascii="Times New Roman" w:hAnsi="Times New Roman" w:cs="Times New Roman"/>
          <w:sz w:val="24"/>
          <w:szCs w:val="24"/>
        </w:rPr>
        <w:t>(</w:t>
      </w:r>
      <w:proofErr w:type="spellStart"/>
      <w:r w:rsidRPr="000605C9">
        <w:rPr>
          <w:rFonts w:ascii="Times New Roman" w:hAnsi="Times New Roman" w:cs="Times New Roman"/>
          <w:sz w:val="24"/>
          <w:szCs w:val="24"/>
        </w:rPr>
        <w:t>finger.confidence</w:t>
      </w:r>
      <w:proofErr w:type="spellEnd"/>
      <w:r w:rsidRPr="000605C9">
        <w:rPr>
          <w:rFonts w:ascii="Times New Roman" w:hAnsi="Times New Roman" w:cs="Times New Roman"/>
          <w:sz w:val="24"/>
          <w:szCs w:val="24"/>
        </w:rPr>
        <w:t>);</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lastRenderedPageBreak/>
        <w:t xml:space="preserve">  </w:t>
      </w:r>
      <w:proofErr w:type="gramStart"/>
      <w:r w:rsidRPr="000605C9">
        <w:rPr>
          <w:rFonts w:ascii="Times New Roman" w:hAnsi="Times New Roman" w:cs="Times New Roman"/>
          <w:sz w:val="24"/>
          <w:szCs w:val="24"/>
        </w:rPr>
        <w:t>return</w:t>
      </w:r>
      <w:proofErr w:type="gramEnd"/>
      <w:r w:rsidRPr="000605C9">
        <w:rPr>
          <w:rFonts w:ascii="Times New Roman" w:hAnsi="Times New Roman" w:cs="Times New Roman"/>
          <w:sz w:val="24"/>
          <w:szCs w:val="24"/>
        </w:rPr>
        <w:t xml:space="preserve"> </w:t>
      </w:r>
      <w:proofErr w:type="spellStart"/>
      <w:r w:rsidRPr="000605C9">
        <w:rPr>
          <w:rFonts w:ascii="Times New Roman" w:hAnsi="Times New Roman" w:cs="Times New Roman"/>
          <w:sz w:val="24"/>
          <w:szCs w:val="24"/>
        </w:rPr>
        <w:t>finger.fingerID</w:t>
      </w:r>
      <w:proofErr w:type="spellEnd"/>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w:t>
      </w:r>
    </w:p>
    <w:p w:rsidR="000605C9"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 xml:space="preserve">  // Upload to </w:t>
      </w:r>
      <w:proofErr w:type="spellStart"/>
      <w:r w:rsidRPr="000605C9">
        <w:rPr>
          <w:rFonts w:ascii="Times New Roman" w:hAnsi="Times New Roman" w:cs="Times New Roman"/>
          <w:sz w:val="24"/>
          <w:szCs w:val="24"/>
        </w:rPr>
        <w:t>thingspeak</w:t>
      </w:r>
      <w:proofErr w:type="spellEnd"/>
    </w:p>
    <w:p w:rsidR="000605C9" w:rsidRPr="000605C9" w:rsidRDefault="000605C9" w:rsidP="000605C9">
      <w:pPr>
        <w:rPr>
          <w:rFonts w:ascii="Times New Roman" w:hAnsi="Times New Roman" w:cs="Times New Roman"/>
          <w:sz w:val="24"/>
          <w:szCs w:val="24"/>
        </w:rPr>
      </w:pPr>
    </w:p>
    <w:p w:rsidR="009A0736" w:rsidRPr="000605C9" w:rsidRDefault="000605C9" w:rsidP="000605C9">
      <w:pPr>
        <w:rPr>
          <w:rFonts w:ascii="Times New Roman" w:hAnsi="Times New Roman" w:cs="Times New Roman"/>
          <w:sz w:val="24"/>
          <w:szCs w:val="24"/>
        </w:rPr>
      </w:pPr>
      <w:r w:rsidRPr="000605C9">
        <w:rPr>
          <w:rFonts w:ascii="Times New Roman" w:hAnsi="Times New Roman" w:cs="Times New Roman"/>
          <w:sz w:val="24"/>
          <w:szCs w:val="24"/>
        </w:rPr>
        <w:t>}</w:t>
      </w:r>
    </w:p>
    <w:p w:rsidR="009A0736" w:rsidRDefault="009A0736" w:rsidP="00272BF5">
      <w:pPr>
        <w:rPr>
          <w:rFonts w:ascii="Times New Roman" w:hAnsi="Times New Roman" w:cs="Times New Roman"/>
          <w:sz w:val="24"/>
          <w:szCs w:val="24"/>
        </w:rPr>
      </w:pPr>
    </w:p>
    <w:p w:rsidR="00234A63" w:rsidRDefault="00234A63" w:rsidP="00272BF5">
      <w:pPr>
        <w:rPr>
          <w:rFonts w:ascii="Times New Roman" w:hAnsi="Times New Roman" w:cs="Times New Roman"/>
          <w:sz w:val="24"/>
          <w:szCs w:val="24"/>
        </w:rPr>
      </w:pPr>
    </w:p>
    <w:p w:rsidR="00234A63" w:rsidRDefault="00234A63">
      <w:pPr>
        <w:rPr>
          <w:rFonts w:ascii="Times New Roman" w:hAnsi="Times New Roman" w:cs="Times New Roman"/>
          <w:sz w:val="24"/>
          <w:szCs w:val="24"/>
        </w:rPr>
      </w:pPr>
      <w:r>
        <w:rPr>
          <w:rFonts w:ascii="Times New Roman" w:hAnsi="Times New Roman" w:cs="Times New Roman"/>
          <w:sz w:val="24"/>
          <w:szCs w:val="24"/>
        </w:rPr>
        <w:br w:type="page"/>
      </w:r>
    </w:p>
    <w:p w:rsidR="00234A63" w:rsidRDefault="00234A63" w:rsidP="00234A63">
      <w:pPr>
        <w:spacing w:after="0" w:line="360" w:lineRule="auto"/>
        <w:ind w:left="567" w:hanging="425"/>
        <w:jc w:val="both"/>
        <w:rPr>
          <w:rFonts w:ascii="Times New Roman" w:hAnsi="Times New Roman" w:cs="Times New Roman"/>
          <w:sz w:val="24"/>
          <w:szCs w:val="24"/>
        </w:rPr>
      </w:pPr>
    </w:p>
    <w:p w:rsidR="00234A63" w:rsidRDefault="00234A63" w:rsidP="00234A63">
      <w:pPr>
        <w:spacing w:after="0" w:line="360" w:lineRule="auto"/>
        <w:ind w:left="567" w:hanging="425"/>
        <w:jc w:val="both"/>
        <w:rPr>
          <w:rFonts w:ascii="Times New Roman" w:hAnsi="Times New Roman" w:cs="Times New Roman"/>
          <w:sz w:val="24"/>
          <w:szCs w:val="24"/>
        </w:rPr>
      </w:pPr>
    </w:p>
    <w:p w:rsidR="00234A63" w:rsidRDefault="00234A63" w:rsidP="00234A63">
      <w:pPr>
        <w:spacing w:after="0" w:line="360" w:lineRule="auto"/>
        <w:ind w:left="567" w:hanging="425"/>
        <w:jc w:val="both"/>
        <w:rPr>
          <w:rFonts w:ascii="Times New Roman" w:hAnsi="Times New Roman" w:cs="Times New Roman"/>
          <w:sz w:val="24"/>
          <w:szCs w:val="24"/>
        </w:rPr>
      </w:pPr>
    </w:p>
    <w:p w:rsidR="00234A63" w:rsidRDefault="00234A63" w:rsidP="00234A63">
      <w:pPr>
        <w:spacing w:after="0" w:line="360" w:lineRule="auto"/>
        <w:ind w:left="567"/>
        <w:jc w:val="both"/>
        <w:rPr>
          <w:rFonts w:ascii="Times New Roman" w:hAnsi="Times New Roman" w:cs="Times New Roman"/>
          <w:sz w:val="24"/>
          <w:szCs w:val="24"/>
        </w:rPr>
      </w:pPr>
    </w:p>
    <w:p w:rsidR="00234A63" w:rsidRPr="00234A63" w:rsidRDefault="00234A63" w:rsidP="00234A63">
      <w:pPr>
        <w:pStyle w:val="Heading1"/>
        <w:shd w:val="clear" w:color="auto" w:fill="FFFFFF"/>
        <w:spacing w:before="0" w:beforeAutospacing="0" w:after="0" w:afterAutospacing="0"/>
        <w:textAlignment w:val="baseline"/>
        <w:rPr>
          <w:b w:val="0"/>
          <w:color w:val="000000"/>
          <w:spacing w:val="-8"/>
          <w:sz w:val="24"/>
          <w:szCs w:val="24"/>
        </w:rPr>
      </w:pPr>
    </w:p>
    <w:p w:rsidR="00234A63" w:rsidRPr="00234A63" w:rsidRDefault="00234A63" w:rsidP="00234A63">
      <w:pPr>
        <w:spacing w:after="0" w:line="360" w:lineRule="auto"/>
        <w:ind w:left="567" w:hanging="425"/>
        <w:jc w:val="both"/>
        <w:rPr>
          <w:rFonts w:ascii="Times New Roman" w:hAnsi="Times New Roman" w:cs="Times New Roman"/>
          <w:sz w:val="24"/>
          <w:szCs w:val="24"/>
        </w:rPr>
      </w:pPr>
    </w:p>
    <w:p w:rsidR="009A0736" w:rsidRPr="00234A63" w:rsidRDefault="009A0736" w:rsidP="00272BF5">
      <w:pPr>
        <w:rPr>
          <w:rFonts w:ascii="Times New Roman" w:hAnsi="Times New Roman" w:cs="Times New Roman"/>
          <w:sz w:val="24"/>
          <w:szCs w:val="24"/>
        </w:rPr>
      </w:pPr>
    </w:p>
    <w:sectPr w:rsidR="009A0736" w:rsidRPr="00234A63" w:rsidSect="003B2E7E">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2723" w:rsidRDefault="00862723" w:rsidP="00220445">
      <w:pPr>
        <w:spacing w:after="0" w:line="240" w:lineRule="auto"/>
      </w:pPr>
      <w:r>
        <w:separator/>
      </w:r>
    </w:p>
  </w:endnote>
  <w:endnote w:type="continuationSeparator" w:id="0">
    <w:p w:rsidR="00862723" w:rsidRDefault="00862723" w:rsidP="002204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105141"/>
      <w:docPartObj>
        <w:docPartGallery w:val="Page Numbers (Bottom of Page)"/>
        <w:docPartUnique/>
      </w:docPartObj>
    </w:sdtPr>
    <w:sdtContent>
      <w:p w:rsidR="000605C9" w:rsidRDefault="001F5FE8">
        <w:pPr>
          <w:pStyle w:val="Footer"/>
          <w:jc w:val="center"/>
        </w:pPr>
        <w:fldSimple w:instr=" PAGE   \* MERGEFORMAT ">
          <w:r w:rsidR="000608CA">
            <w:rPr>
              <w:noProof/>
            </w:rPr>
            <w:t>19</w:t>
          </w:r>
        </w:fldSimple>
      </w:p>
    </w:sdtContent>
  </w:sdt>
  <w:p w:rsidR="000605C9" w:rsidRDefault="000605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2723" w:rsidRDefault="00862723" w:rsidP="00220445">
      <w:pPr>
        <w:spacing w:after="0" w:line="240" w:lineRule="auto"/>
      </w:pPr>
      <w:r>
        <w:separator/>
      </w:r>
    </w:p>
  </w:footnote>
  <w:footnote w:type="continuationSeparator" w:id="0">
    <w:p w:rsidR="00862723" w:rsidRDefault="00862723" w:rsidP="002204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2BDE"/>
    <w:multiLevelType w:val="hybridMultilevel"/>
    <w:tmpl w:val="21E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017B7"/>
    <w:multiLevelType w:val="hybridMultilevel"/>
    <w:tmpl w:val="D7D49CCC"/>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A2307F0"/>
    <w:multiLevelType w:val="multilevel"/>
    <w:tmpl w:val="4A76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937905"/>
    <w:multiLevelType w:val="hybridMultilevel"/>
    <w:tmpl w:val="1C26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6E2943"/>
    <w:multiLevelType w:val="multilevel"/>
    <w:tmpl w:val="5006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66998"/>
    <w:multiLevelType w:val="multilevel"/>
    <w:tmpl w:val="6C5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626005"/>
    <w:multiLevelType w:val="hybridMultilevel"/>
    <w:tmpl w:val="C3588AA0"/>
    <w:lvl w:ilvl="0" w:tplc="0409000B">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7">
    <w:nsid w:val="30E86DB3"/>
    <w:multiLevelType w:val="multilevel"/>
    <w:tmpl w:val="799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CE3CA7"/>
    <w:multiLevelType w:val="multilevel"/>
    <w:tmpl w:val="06D4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343618"/>
    <w:multiLevelType w:val="hybridMultilevel"/>
    <w:tmpl w:val="0CE63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ED4DA4"/>
    <w:multiLevelType w:val="multilevel"/>
    <w:tmpl w:val="A2C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131087"/>
    <w:multiLevelType w:val="hybridMultilevel"/>
    <w:tmpl w:val="8222B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ED404F"/>
    <w:multiLevelType w:val="multilevel"/>
    <w:tmpl w:val="CA00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2E0C9B"/>
    <w:multiLevelType w:val="hybridMultilevel"/>
    <w:tmpl w:val="8A009A0E"/>
    <w:lvl w:ilvl="0" w:tplc="04090001">
      <w:start w:val="1"/>
      <w:numFmt w:val="bullet"/>
      <w:lvlText w:val=""/>
      <w:lvlJc w:val="left"/>
      <w:pPr>
        <w:ind w:left="1435" w:hanging="360"/>
      </w:pPr>
      <w:rPr>
        <w:rFonts w:ascii="Symbol" w:hAnsi="Symbol"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14">
    <w:nsid w:val="46C54728"/>
    <w:multiLevelType w:val="multilevel"/>
    <w:tmpl w:val="3D04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6FD0B42"/>
    <w:multiLevelType w:val="hybridMultilevel"/>
    <w:tmpl w:val="FD7C34EC"/>
    <w:lvl w:ilvl="0" w:tplc="583ED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5951BF"/>
    <w:multiLevelType w:val="hybridMultilevel"/>
    <w:tmpl w:val="E1E0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B2207E"/>
    <w:multiLevelType w:val="hybridMultilevel"/>
    <w:tmpl w:val="548AC7E0"/>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50DC55D8"/>
    <w:multiLevelType w:val="multilevel"/>
    <w:tmpl w:val="0816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6D7254"/>
    <w:multiLevelType w:val="multilevel"/>
    <w:tmpl w:val="B60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D02B77"/>
    <w:multiLevelType w:val="hybridMultilevel"/>
    <w:tmpl w:val="407663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6024645"/>
    <w:multiLevelType w:val="multilevel"/>
    <w:tmpl w:val="3610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F2F5072"/>
    <w:multiLevelType w:val="multilevel"/>
    <w:tmpl w:val="CFB039FC"/>
    <w:lvl w:ilvl="0">
      <w:start w:val="1"/>
      <w:numFmt w:val="decimal"/>
      <w:lvlText w:val="%1"/>
      <w:lvlJc w:val="left"/>
      <w:pPr>
        <w:ind w:left="720" w:hanging="720"/>
      </w:pPr>
      <w:rPr>
        <w:rFonts w:eastAsiaTheme="minorEastAsia" w:hint="default"/>
        <w:sz w:val="28"/>
      </w:rPr>
    </w:lvl>
    <w:lvl w:ilvl="1">
      <w:start w:val="1"/>
      <w:numFmt w:val="decimal"/>
      <w:lvlText w:val="%1.%2"/>
      <w:lvlJc w:val="left"/>
      <w:pPr>
        <w:ind w:left="715" w:hanging="720"/>
      </w:pPr>
      <w:rPr>
        <w:rFonts w:eastAsiaTheme="minorEastAsia" w:hint="default"/>
        <w:sz w:val="28"/>
      </w:rPr>
    </w:lvl>
    <w:lvl w:ilvl="2">
      <w:start w:val="1"/>
      <w:numFmt w:val="decimal"/>
      <w:lvlText w:val="%1.%2.%3"/>
      <w:lvlJc w:val="left"/>
      <w:pPr>
        <w:ind w:left="710" w:hanging="720"/>
      </w:pPr>
      <w:rPr>
        <w:rFonts w:eastAsiaTheme="minorEastAsia" w:hint="default"/>
        <w:sz w:val="28"/>
      </w:rPr>
    </w:lvl>
    <w:lvl w:ilvl="3">
      <w:start w:val="1"/>
      <w:numFmt w:val="decimal"/>
      <w:lvlText w:val="%1.%2.%3.%4"/>
      <w:lvlJc w:val="left"/>
      <w:pPr>
        <w:ind w:left="1065" w:hanging="1080"/>
      </w:pPr>
      <w:rPr>
        <w:rFonts w:eastAsiaTheme="minorEastAsia" w:hint="default"/>
        <w:sz w:val="28"/>
      </w:rPr>
    </w:lvl>
    <w:lvl w:ilvl="4">
      <w:start w:val="1"/>
      <w:numFmt w:val="decimal"/>
      <w:lvlText w:val="%1.%2.%3.%4.%5"/>
      <w:lvlJc w:val="left"/>
      <w:pPr>
        <w:ind w:left="1060" w:hanging="1080"/>
      </w:pPr>
      <w:rPr>
        <w:rFonts w:eastAsiaTheme="minorEastAsia" w:hint="default"/>
        <w:sz w:val="28"/>
      </w:rPr>
    </w:lvl>
    <w:lvl w:ilvl="5">
      <w:start w:val="1"/>
      <w:numFmt w:val="decimal"/>
      <w:lvlText w:val="%1.%2.%3.%4.%5.%6"/>
      <w:lvlJc w:val="left"/>
      <w:pPr>
        <w:ind w:left="1415" w:hanging="1440"/>
      </w:pPr>
      <w:rPr>
        <w:rFonts w:eastAsiaTheme="minorEastAsia" w:hint="default"/>
        <w:sz w:val="28"/>
      </w:rPr>
    </w:lvl>
    <w:lvl w:ilvl="6">
      <w:start w:val="1"/>
      <w:numFmt w:val="decimal"/>
      <w:lvlText w:val="%1.%2.%3.%4.%5.%6.%7"/>
      <w:lvlJc w:val="left"/>
      <w:pPr>
        <w:ind w:left="1410" w:hanging="1440"/>
      </w:pPr>
      <w:rPr>
        <w:rFonts w:eastAsiaTheme="minorEastAsia" w:hint="default"/>
        <w:sz w:val="28"/>
      </w:rPr>
    </w:lvl>
    <w:lvl w:ilvl="7">
      <w:start w:val="1"/>
      <w:numFmt w:val="decimal"/>
      <w:lvlText w:val="%1.%2.%3.%4.%5.%6.%7.%8"/>
      <w:lvlJc w:val="left"/>
      <w:pPr>
        <w:ind w:left="1765" w:hanging="1800"/>
      </w:pPr>
      <w:rPr>
        <w:rFonts w:eastAsiaTheme="minorEastAsia" w:hint="default"/>
        <w:sz w:val="28"/>
      </w:rPr>
    </w:lvl>
    <w:lvl w:ilvl="8">
      <w:start w:val="1"/>
      <w:numFmt w:val="decimal"/>
      <w:lvlText w:val="%1.%2.%3.%4.%5.%6.%7.%8.%9"/>
      <w:lvlJc w:val="left"/>
      <w:pPr>
        <w:ind w:left="2120" w:hanging="2160"/>
      </w:pPr>
      <w:rPr>
        <w:rFonts w:eastAsiaTheme="minorEastAsia" w:hint="default"/>
        <w:sz w:val="28"/>
      </w:rPr>
    </w:lvl>
  </w:abstractNum>
  <w:abstractNum w:abstractNumId="23">
    <w:nsid w:val="682C33A6"/>
    <w:multiLevelType w:val="multilevel"/>
    <w:tmpl w:val="3752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C9C64B1"/>
    <w:multiLevelType w:val="hybridMultilevel"/>
    <w:tmpl w:val="34FAA6B8"/>
    <w:lvl w:ilvl="0" w:tplc="0409000B">
      <w:start w:val="1"/>
      <w:numFmt w:val="bullet"/>
      <w:lvlText w:val=""/>
      <w:lvlJc w:val="left"/>
      <w:pPr>
        <w:ind w:left="1435" w:hanging="360"/>
      </w:pPr>
      <w:rPr>
        <w:rFonts w:ascii="Wingdings" w:hAnsi="Wingdings"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25">
    <w:nsid w:val="6D104E03"/>
    <w:multiLevelType w:val="hybridMultilevel"/>
    <w:tmpl w:val="D8C23B7A"/>
    <w:lvl w:ilvl="0" w:tplc="9E0CD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2"/>
  </w:num>
  <w:num w:numId="3">
    <w:abstractNumId w:val="5"/>
  </w:num>
  <w:num w:numId="4">
    <w:abstractNumId w:val="12"/>
  </w:num>
  <w:num w:numId="5">
    <w:abstractNumId w:val="18"/>
  </w:num>
  <w:num w:numId="6">
    <w:abstractNumId w:val="14"/>
  </w:num>
  <w:num w:numId="7">
    <w:abstractNumId w:val="8"/>
  </w:num>
  <w:num w:numId="8">
    <w:abstractNumId w:val="23"/>
  </w:num>
  <w:num w:numId="9">
    <w:abstractNumId w:val="7"/>
  </w:num>
  <w:num w:numId="10">
    <w:abstractNumId w:val="21"/>
  </w:num>
  <w:num w:numId="11">
    <w:abstractNumId w:val="0"/>
  </w:num>
  <w:num w:numId="12">
    <w:abstractNumId w:val="25"/>
  </w:num>
  <w:num w:numId="13">
    <w:abstractNumId w:val="15"/>
  </w:num>
  <w:num w:numId="14">
    <w:abstractNumId w:val="3"/>
  </w:num>
  <w:num w:numId="15">
    <w:abstractNumId w:val="20"/>
  </w:num>
  <w:num w:numId="16">
    <w:abstractNumId w:val="24"/>
  </w:num>
  <w:num w:numId="17">
    <w:abstractNumId w:val="13"/>
  </w:num>
  <w:num w:numId="18">
    <w:abstractNumId w:val="11"/>
  </w:num>
  <w:num w:numId="19">
    <w:abstractNumId w:val="6"/>
  </w:num>
  <w:num w:numId="20">
    <w:abstractNumId w:val="9"/>
  </w:num>
  <w:num w:numId="21">
    <w:abstractNumId w:val="16"/>
  </w:num>
  <w:num w:numId="22">
    <w:abstractNumId w:val="2"/>
  </w:num>
  <w:num w:numId="23">
    <w:abstractNumId w:val="19"/>
  </w:num>
  <w:num w:numId="24">
    <w:abstractNumId w:val="4"/>
  </w:num>
  <w:num w:numId="2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NDM2MDMyMTUzt7Q0M7BQ0lEKTi0uzszPAykwrAUAczgo4iwAAAA="/>
  </w:docVars>
  <w:rsids>
    <w:rsidRoot w:val="00912C6B"/>
    <w:rsid w:val="00047316"/>
    <w:rsid w:val="000605C9"/>
    <w:rsid w:val="000608CA"/>
    <w:rsid w:val="000C1F85"/>
    <w:rsid w:val="00131983"/>
    <w:rsid w:val="0015668D"/>
    <w:rsid w:val="001A50D0"/>
    <w:rsid w:val="001F5FE8"/>
    <w:rsid w:val="00220445"/>
    <w:rsid w:val="00234A63"/>
    <w:rsid w:val="00272BF5"/>
    <w:rsid w:val="0039586E"/>
    <w:rsid w:val="003B2A0B"/>
    <w:rsid w:val="003B2E7E"/>
    <w:rsid w:val="00403AC1"/>
    <w:rsid w:val="00485BA4"/>
    <w:rsid w:val="004A6FAD"/>
    <w:rsid w:val="004E3CCC"/>
    <w:rsid w:val="00515CCB"/>
    <w:rsid w:val="006051F5"/>
    <w:rsid w:val="006516C0"/>
    <w:rsid w:val="006C2DD6"/>
    <w:rsid w:val="0076695C"/>
    <w:rsid w:val="007870DC"/>
    <w:rsid w:val="00814C10"/>
    <w:rsid w:val="008506F3"/>
    <w:rsid w:val="00862723"/>
    <w:rsid w:val="008651BB"/>
    <w:rsid w:val="00912C6B"/>
    <w:rsid w:val="009A0736"/>
    <w:rsid w:val="00A47E37"/>
    <w:rsid w:val="00A8264F"/>
    <w:rsid w:val="00A86477"/>
    <w:rsid w:val="00A86C64"/>
    <w:rsid w:val="00BA6BBA"/>
    <w:rsid w:val="00BD4507"/>
    <w:rsid w:val="00C448D4"/>
    <w:rsid w:val="00DC2D44"/>
    <w:rsid w:val="00EA412F"/>
    <w:rsid w:val="00F51318"/>
    <w:rsid w:val="00FA522A"/>
    <w:rsid w:val="00FC5D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C6B"/>
    <w:rPr>
      <w:rFonts w:eastAsiaTheme="minorEastAsia"/>
      <w:lang w:val="en-IN" w:eastAsia="en-IN"/>
    </w:rPr>
  </w:style>
  <w:style w:type="paragraph" w:styleId="Heading1">
    <w:name w:val="heading 1"/>
    <w:basedOn w:val="Normal"/>
    <w:link w:val="Heading1Char"/>
    <w:uiPriority w:val="9"/>
    <w:qFormat/>
    <w:rsid w:val="00BA6BB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unhideWhenUsed/>
    <w:qFormat/>
    <w:rsid w:val="00BA6B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6BB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FC5DB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BB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BA6BB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A6BBA"/>
    <w:rPr>
      <w:b/>
      <w:bCs/>
    </w:rPr>
  </w:style>
  <w:style w:type="character" w:styleId="Hyperlink">
    <w:name w:val="Hyperlink"/>
    <w:basedOn w:val="DefaultParagraphFont"/>
    <w:uiPriority w:val="99"/>
    <w:semiHidden/>
    <w:unhideWhenUsed/>
    <w:rsid w:val="00BA6BBA"/>
    <w:rPr>
      <w:color w:val="0000FF"/>
      <w:u w:val="single"/>
    </w:rPr>
  </w:style>
  <w:style w:type="paragraph" w:styleId="ListParagraph">
    <w:name w:val="List Paragraph"/>
    <w:basedOn w:val="Normal"/>
    <w:uiPriority w:val="34"/>
    <w:qFormat/>
    <w:rsid w:val="00BA6BBA"/>
    <w:pPr>
      <w:ind w:left="720"/>
      <w:contextualSpacing/>
    </w:pPr>
  </w:style>
  <w:style w:type="paragraph" w:styleId="BalloonText">
    <w:name w:val="Balloon Text"/>
    <w:basedOn w:val="Normal"/>
    <w:link w:val="BalloonTextChar"/>
    <w:uiPriority w:val="99"/>
    <w:semiHidden/>
    <w:unhideWhenUsed/>
    <w:rsid w:val="00BA6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BBA"/>
    <w:rPr>
      <w:rFonts w:ascii="Tahoma" w:eastAsiaTheme="minorEastAsia" w:hAnsi="Tahoma" w:cs="Tahoma"/>
      <w:sz w:val="16"/>
      <w:szCs w:val="16"/>
      <w:lang w:val="en-IN" w:eastAsia="en-IN"/>
    </w:rPr>
  </w:style>
  <w:style w:type="character" w:customStyle="1" w:styleId="Heading2Char">
    <w:name w:val="Heading 2 Char"/>
    <w:basedOn w:val="DefaultParagraphFont"/>
    <w:link w:val="Heading2"/>
    <w:uiPriority w:val="9"/>
    <w:rsid w:val="00BA6BBA"/>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rsid w:val="00BA6BBA"/>
    <w:rPr>
      <w:rFonts w:asciiTheme="majorHAnsi" w:eastAsiaTheme="majorEastAsia" w:hAnsiTheme="majorHAnsi" w:cstheme="majorBidi"/>
      <w:b/>
      <w:bCs/>
      <w:color w:val="4F81BD" w:themeColor="accent1"/>
      <w:lang w:val="en-IN" w:eastAsia="en-IN"/>
    </w:rPr>
  </w:style>
  <w:style w:type="character" w:customStyle="1" w:styleId="pinout">
    <w:name w:val="pinout"/>
    <w:basedOn w:val="DefaultParagraphFont"/>
    <w:rsid w:val="00BA6BBA"/>
  </w:style>
  <w:style w:type="character" w:customStyle="1" w:styleId="hidden-xs">
    <w:name w:val="hidden-xs"/>
    <w:basedOn w:val="DefaultParagraphFont"/>
    <w:rsid w:val="003B2E7E"/>
  </w:style>
  <w:style w:type="paragraph" w:customStyle="1" w:styleId="text-justify">
    <w:name w:val="text-justify"/>
    <w:basedOn w:val="Normal"/>
    <w:rsid w:val="003B2E7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semiHidden/>
    <w:unhideWhenUsed/>
    <w:rsid w:val="003B2E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B2E7E"/>
    <w:rPr>
      <w:rFonts w:eastAsiaTheme="minorEastAsia"/>
      <w:lang w:val="en-IN" w:eastAsia="en-IN"/>
    </w:rPr>
  </w:style>
  <w:style w:type="paragraph" w:styleId="Footer">
    <w:name w:val="footer"/>
    <w:basedOn w:val="Normal"/>
    <w:link w:val="FooterChar"/>
    <w:uiPriority w:val="99"/>
    <w:unhideWhenUsed/>
    <w:rsid w:val="003B2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E7E"/>
    <w:rPr>
      <w:rFonts w:eastAsiaTheme="minorEastAsia"/>
      <w:lang w:val="en-IN" w:eastAsia="en-IN"/>
    </w:rPr>
  </w:style>
  <w:style w:type="character" w:customStyle="1" w:styleId="Heading5Char">
    <w:name w:val="Heading 5 Char"/>
    <w:basedOn w:val="DefaultParagraphFont"/>
    <w:link w:val="Heading5"/>
    <w:uiPriority w:val="9"/>
    <w:semiHidden/>
    <w:rsid w:val="00FC5DB5"/>
    <w:rPr>
      <w:rFonts w:asciiTheme="majorHAnsi" w:eastAsiaTheme="majorEastAsia" w:hAnsiTheme="majorHAnsi" w:cstheme="majorBidi"/>
      <w:color w:val="243F60" w:themeColor="accent1" w:themeShade="7F"/>
      <w:lang w:val="en-IN" w:eastAsia="en-IN"/>
    </w:rPr>
  </w:style>
</w:styles>
</file>

<file path=word/webSettings.xml><?xml version="1.0" encoding="utf-8"?>
<w:webSettings xmlns:r="http://schemas.openxmlformats.org/officeDocument/2006/relationships" xmlns:w="http://schemas.openxmlformats.org/wordprocessingml/2006/main">
  <w:divs>
    <w:div w:id="156968588">
      <w:bodyDiv w:val="1"/>
      <w:marLeft w:val="0"/>
      <w:marRight w:val="0"/>
      <w:marTop w:val="0"/>
      <w:marBottom w:val="0"/>
      <w:divBdr>
        <w:top w:val="none" w:sz="0" w:space="0" w:color="auto"/>
        <w:left w:val="none" w:sz="0" w:space="0" w:color="auto"/>
        <w:bottom w:val="none" w:sz="0" w:space="0" w:color="auto"/>
        <w:right w:val="none" w:sz="0" w:space="0" w:color="auto"/>
      </w:divBdr>
    </w:div>
    <w:div w:id="187842901">
      <w:bodyDiv w:val="1"/>
      <w:marLeft w:val="0"/>
      <w:marRight w:val="0"/>
      <w:marTop w:val="0"/>
      <w:marBottom w:val="0"/>
      <w:divBdr>
        <w:top w:val="none" w:sz="0" w:space="0" w:color="auto"/>
        <w:left w:val="none" w:sz="0" w:space="0" w:color="auto"/>
        <w:bottom w:val="none" w:sz="0" w:space="0" w:color="auto"/>
        <w:right w:val="none" w:sz="0" w:space="0" w:color="auto"/>
      </w:divBdr>
    </w:div>
    <w:div w:id="555311797">
      <w:bodyDiv w:val="1"/>
      <w:marLeft w:val="0"/>
      <w:marRight w:val="0"/>
      <w:marTop w:val="0"/>
      <w:marBottom w:val="0"/>
      <w:divBdr>
        <w:top w:val="none" w:sz="0" w:space="0" w:color="auto"/>
        <w:left w:val="none" w:sz="0" w:space="0" w:color="auto"/>
        <w:bottom w:val="none" w:sz="0" w:space="0" w:color="auto"/>
        <w:right w:val="none" w:sz="0" w:space="0" w:color="auto"/>
      </w:divBdr>
    </w:div>
    <w:div w:id="587617542">
      <w:bodyDiv w:val="1"/>
      <w:marLeft w:val="0"/>
      <w:marRight w:val="0"/>
      <w:marTop w:val="0"/>
      <w:marBottom w:val="0"/>
      <w:divBdr>
        <w:top w:val="none" w:sz="0" w:space="0" w:color="auto"/>
        <w:left w:val="none" w:sz="0" w:space="0" w:color="auto"/>
        <w:bottom w:val="none" w:sz="0" w:space="0" w:color="auto"/>
        <w:right w:val="none" w:sz="0" w:space="0" w:color="auto"/>
      </w:divBdr>
    </w:div>
    <w:div w:id="750004753">
      <w:bodyDiv w:val="1"/>
      <w:marLeft w:val="0"/>
      <w:marRight w:val="0"/>
      <w:marTop w:val="0"/>
      <w:marBottom w:val="0"/>
      <w:divBdr>
        <w:top w:val="none" w:sz="0" w:space="0" w:color="auto"/>
        <w:left w:val="none" w:sz="0" w:space="0" w:color="auto"/>
        <w:bottom w:val="none" w:sz="0" w:space="0" w:color="auto"/>
        <w:right w:val="none" w:sz="0" w:space="0" w:color="auto"/>
      </w:divBdr>
    </w:div>
    <w:div w:id="754983612">
      <w:bodyDiv w:val="1"/>
      <w:marLeft w:val="0"/>
      <w:marRight w:val="0"/>
      <w:marTop w:val="0"/>
      <w:marBottom w:val="0"/>
      <w:divBdr>
        <w:top w:val="none" w:sz="0" w:space="0" w:color="auto"/>
        <w:left w:val="none" w:sz="0" w:space="0" w:color="auto"/>
        <w:bottom w:val="none" w:sz="0" w:space="0" w:color="auto"/>
        <w:right w:val="none" w:sz="0" w:space="0" w:color="auto"/>
      </w:divBdr>
    </w:div>
    <w:div w:id="811755000">
      <w:bodyDiv w:val="1"/>
      <w:marLeft w:val="0"/>
      <w:marRight w:val="0"/>
      <w:marTop w:val="0"/>
      <w:marBottom w:val="0"/>
      <w:divBdr>
        <w:top w:val="none" w:sz="0" w:space="0" w:color="auto"/>
        <w:left w:val="none" w:sz="0" w:space="0" w:color="auto"/>
        <w:bottom w:val="none" w:sz="0" w:space="0" w:color="auto"/>
        <w:right w:val="none" w:sz="0" w:space="0" w:color="auto"/>
      </w:divBdr>
    </w:div>
    <w:div w:id="812795576">
      <w:bodyDiv w:val="1"/>
      <w:marLeft w:val="0"/>
      <w:marRight w:val="0"/>
      <w:marTop w:val="0"/>
      <w:marBottom w:val="0"/>
      <w:divBdr>
        <w:top w:val="none" w:sz="0" w:space="0" w:color="auto"/>
        <w:left w:val="none" w:sz="0" w:space="0" w:color="auto"/>
        <w:bottom w:val="none" w:sz="0" w:space="0" w:color="auto"/>
        <w:right w:val="none" w:sz="0" w:space="0" w:color="auto"/>
      </w:divBdr>
    </w:div>
    <w:div w:id="848641833">
      <w:bodyDiv w:val="1"/>
      <w:marLeft w:val="0"/>
      <w:marRight w:val="0"/>
      <w:marTop w:val="0"/>
      <w:marBottom w:val="0"/>
      <w:divBdr>
        <w:top w:val="none" w:sz="0" w:space="0" w:color="auto"/>
        <w:left w:val="none" w:sz="0" w:space="0" w:color="auto"/>
        <w:bottom w:val="none" w:sz="0" w:space="0" w:color="auto"/>
        <w:right w:val="none" w:sz="0" w:space="0" w:color="auto"/>
      </w:divBdr>
    </w:div>
    <w:div w:id="870727677">
      <w:bodyDiv w:val="1"/>
      <w:marLeft w:val="0"/>
      <w:marRight w:val="0"/>
      <w:marTop w:val="0"/>
      <w:marBottom w:val="0"/>
      <w:divBdr>
        <w:top w:val="none" w:sz="0" w:space="0" w:color="auto"/>
        <w:left w:val="none" w:sz="0" w:space="0" w:color="auto"/>
        <w:bottom w:val="none" w:sz="0" w:space="0" w:color="auto"/>
        <w:right w:val="none" w:sz="0" w:space="0" w:color="auto"/>
      </w:divBdr>
    </w:div>
    <w:div w:id="1237864417">
      <w:bodyDiv w:val="1"/>
      <w:marLeft w:val="0"/>
      <w:marRight w:val="0"/>
      <w:marTop w:val="0"/>
      <w:marBottom w:val="0"/>
      <w:divBdr>
        <w:top w:val="none" w:sz="0" w:space="0" w:color="auto"/>
        <w:left w:val="none" w:sz="0" w:space="0" w:color="auto"/>
        <w:bottom w:val="none" w:sz="0" w:space="0" w:color="auto"/>
        <w:right w:val="none" w:sz="0" w:space="0" w:color="auto"/>
      </w:divBdr>
    </w:div>
    <w:div w:id="1249072571">
      <w:bodyDiv w:val="1"/>
      <w:marLeft w:val="0"/>
      <w:marRight w:val="0"/>
      <w:marTop w:val="0"/>
      <w:marBottom w:val="0"/>
      <w:divBdr>
        <w:top w:val="none" w:sz="0" w:space="0" w:color="auto"/>
        <w:left w:val="none" w:sz="0" w:space="0" w:color="auto"/>
        <w:bottom w:val="none" w:sz="0" w:space="0" w:color="auto"/>
        <w:right w:val="none" w:sz="0" w:space="0" w:color="auto"/>
      </w:divBdr>
    </w:div>
    <w:div w:id="1338535477">
      <w:bodyDiv w:val="1"/>
      <w:marLeft w:val="0"/>
      <w:marRight w:val="0"/>
      <w:marTop w:val="0"/>
      <w:marBottom w:val="0"/>
      <w:divBdr>
        <w:top w:val="none" w:sz="0" w:space="0" w:color="auto"/>
        <w:left w:val="none" w:sz="0" w:space="0" w:color="auto"/>
        <w:bottom w:val="none" w:sz="0" w:space="0" w:color="auto"/>
        <w:right w:val="none" w:sz="0" w:space="0" w:color="auto"/>
      </w:divBdr>
    </w:div>
    <w:div w:id="1399326737">
      <w:bodyDiv w:val="1"/>
      <w:marLeft w:val="0"/>
      <w:marRight w:val="0"/>
      <w:marTop w:val="0"/>
      <w:marBottom w:val="0"/>
      <w:divBdr>
        <w:top w:val="none" w:sz="0" w:space="0" w:color="auto"/>
        <w:left w:val="none" w:sz="0" w:space="0" w:color="auto"/>
        <w:bottom w:val="none" w:sz="0" w:space="0" w:color="auto"/>
        <w:right w:val="none" w:sz="0" w:space="0" w:color="auto"/>
      </w:divBdr>
    </w:div>
    <w:div w:id="1433092977">
      <w:bodyDiv w:val="1"/>
      <w:marLeft w:val="0"/>
      <w:marRight w:val="0"/>
      <w:marTop w:val="0"/>
      <w:marBottom w:val="0"/>
      <w:divBdr>
        <w:top w:val="none" w:sz="0" w:space="0" w:color="auto"/>
        <w:left w:val="none" w:sz="0" w:space="0" w:color="auto"/>
        <w:bottom w:val="none" w:sz="0" w:space="0" w:color="auto"/>
        <w:right w:val="none" w:sz="0" w:space="0" w:color="auto"/>
      </w:divBdr>
    </w:div>
    <w:div w:id="1539008917">
      <w:bodyDiv w:val="1"/>
      <w:marLeft w:val="0"/>
      <w:marRight w:val="0"/>
      <w:marTop w:val="0"/>
      <w:marBottom w:val="0"/>
      <w:divBdr>
        <w:top w:val="none" w:sz="0" w:space="0" w:color="auto"/>
        <w:left w:val="none" w:sz="0" w:space="0" w:color="auto"/>
        <w:bottom w:val="none" w:sz="0" w:space="0" w:color="auto"/>
        <w:right w:val="none" w:sz="0" w:space="0" w:color="auto"/>
      </w:divBdr>
    </w:div>
    <w:div w:id="1611011929">
      <w:bodyDiv w:val="1"/>
      <w:marLeft w:val="0"/>
      <w:marRight w:val="0"/>
      <w:marTop w:val="0"/>
      <w:marBottom w:val="0"/>
      <w:divBdr>
        <w:top w:val="none" w:sz="0" w:space="0" w:color="auto"/>
        <w:left w:val="none" w:sz="0" w:space="0" w:color="auto"/>
        <w:bottom w:val="none" w:sz="0" w:space="0" w:color="auto"/>
        <w:right w:val="none" w:sz="0" w:space="0" w:color="auto"/>
      </w:divBdr>
    </w:div>
    <w:div w:id="1722441365">
      <w:bodyDiv w:val="1"/>
      <w:marLeft w:val="0"/>
      <w:marRight w:val="0"/>
      <w:marTop w:val="0"/>
      <w:marBottom w:val="0"/>
      <w:divBdr>
        <w:top w:val="none" w:sz="0" w:space="0" w:color="auto"/>
        <w:left w:val="none" w:sz="0" w:space="0" w:color="auto"/>
        <w:bottom w:val="none" w:sz="0" w:space="0" w:color="auto"/>
        <w:right w:val="none" w:sz="0" w:space="0" w:color="auto"/>
      </w:divBdr>
    </w:div>
    <w:div w:id="1751850209">
      <w:bodyDiv w:val="1"/>
      <w:marLeft w:val="0"/>
      <w:marRight w:val="0"/>
      <w:marTop w:val="0"/>
      <w:marBottom w:val="0"/>
      <w:divBdr>
        <w:top w:val="none" w:sz="0" w:space="0" w:color="auto"/>
        <w:left w:val="none" w:sz="0" w:space="0" w:color="auto"/>
        <w:bottom w:val="none" w:sz="0" w:space="0" w:color="auto"/>
        <w:right w:val="none" w:sz="0" w:space="0" w:color="auto"/>
      </w:divBdr>
    </w:div>
    <w:div w:id="1868719055">
      <w:bodyDiv w:val="1"/>
      <w:marLeft w:val="0"/>
      <w:marRight w:val="0"/>
      <w:marTop w:val="0"/>
      <w:marBottom w:val="0"/>
      <w:divBdr>
        <w:top w:val="none" w:sz="0" w:space="0" w:color="auto"/>
        <w:left w:val="none" w:sz="0" w:space="0" w:color="auto"/>
        <w:bottom w:val="none" w:sz="0" w:space="0" w:color="auto"/>
        <w:right w:val="none" w:sz="0" w:space="0" w:color="auto"/>
      </w:divBdr>
    </w:div>
    <w:div w:id="1961180181">
      <w:bodyDiv w:val="1"/>
      <w:marLeft w:val="0"/>
      <w:marRight w:val="0"/>
      <w:marTop w:val="0"/>
      <w:marBottom w:val="0"/>
      <w:divBdr>
        <w:top w:val="none" w:sz="0" w:space="0" w:color="auto"/>
        <w:left w:val="none" w:sz="0" w:space="0" w:color="auto"/>
        <w:bottom w:val="none" w:sz="0" w:space="0" w:color="auto"/>
        <w:right w:val="none" w:sz="0" w:space="0" w:color="auto"/>
      </w:divBdr>
    </w:div>
    <w:div w:id="1964380364">
      <w:bodyDiv w:val="1"/>
      <w:marLeft w:val="0"/>
      <w:marRight w:val="0"/>
      <w:marTop w:val="0"/>
      <w:marBottom w:val="0"/>
      <w:divBdr>
        <w:top w:val="none" w:sz="0" w:space="0" w:color="auto"/>
        <w:left w:val="none" w:sz="0" w:space="0" w:color="auto"/>
        <w:bottom w:val="none" w:sz="0" w:space="0" w:color="auto"/>
        <w:right w:val="none" w:sz="0" w:space="0" w:color="auto"/>
      </w:divBdr>
      <w:divsChild>
        <w:div w:id="1514999835">
          <w:marLeft w:val="0"/>
          <w:marRight w:val="375"/>
          <w:marTop w:val="0"/>
          <w:marBottom w:val="0"/>
          <w:divBdr>
            <w:top w:val="none" w:sz="0" w:space="0" w:color="auto"/>
            <w:left w:val="none" w:sz="0" w:space="0" w:color="auto"/>
            <w:bottom w:val="none" w:sz="0" w:space="0" w:color="auto"/>
            <w:right w:val="none" w:sz="0" w:space="0" w:color="auto"/>
          </w:divBdr>
          <w:divsChild>
            <w:div w:id="293801787">
              <w:marLeft w:val="0"/>
              <w:marRight w:val="0"/>
              <w:marTop w:val="375"/>
              <w:marBottom w:val="375"/>
              <w:divBdr>
                <w:top w:val="none" w:sz="0" w:space="0" w:color="auto"/>
                <w:left w:val="none" w:sz="0" w:space="0" w:color="auto"/>
                <w:bottom w:val="none" w:sz="0" w:space="0" w:color="auto"/>
                <w:right w:val="none" w:sz="0" w:space="0" w:color="auto"/>
              </w:divBdr>
            </w:div>
          </w:divsChild>
        </w:div>
        <w:div w:id="1556042804">
          <w:marLeft w:val="375"/>
          <w:marRight w:val="0"/>
          <w:marTop w:val="0"/>
          <w:marBottom w:val="0"/>
          <w:divBdr>
            <w:top w:val="none" w:sz="0" w:space="0" w:color="auto"/>
            <w:left w:val="none" w:sz="0" w:space="0" w:color="auto"/>
            <w:bottom w:val="none" w:sz="0" w:space="0" w:color="auto"/>
            <w:right w:val="none" w:sz="0" w:space="0" w:color="auto"/>
          </w:divBdr>
        </w:div>
        <w:div w:id="1991324972">
          <w:marLeft w:val="0"/>
          <w:marRight w:val="0"/>
          <w:marTop w:val="750"/>
          <w:marBottom w:val="750"/>
          <w:divBdr>
            <w:top w:val="none" w:sz="0" w:space="0" w:color="auto"/>
            <w:left w:val="none" w:sz="0" w:space="0" w:color="auto"/>
            <w:bottom w:val="none" w:sz="0" w:space="0" w:color="auto"/>
            <w:right w:val="none" w:sz="0" w:space="0" w:color="auto"/>
          </w:divBdr>
        </w:div>
        <w:div w:id="1813325361">
          <w:marLeft w:val="0"/>
          <w:marRight w:val="0"/>
          <w:marTop w:val="750"/>
          <w:marBottom w:val="750"/>
          <w:divBdr>
            <w:top w:val="none" w:sz="0" w:space="0" w:color="auto"/>
            <w:left w:val="none" w:sz="0" w:space="0" w:color="auto"/>
            <w:bottom w:val="none" w:sz="0" w:space="0" w:color="auto"/>
            <w:right w:val="none" w:sz="0" w:space="0" w:color="auto"/>
          </w:divBdr>
        </w:div>
        <w:div w:id="1568344633">
          <w:marLeft w:val="0"/>
          <w:marRight w:val="375"/>
          <w:marTop w:val="0"/>
          <w:marBottom w:val="0"/>
          <w:divBdr>
            <w:top w:val="none" w:sz="0" w:space="0" w:color="auto"/>
            <w:left w:val="none" w:sz="0" w:space="0" w:color="auto"/>
            <w:bottom w:val="none" w:sz="0" w:space="0" w:color="auto"/>
            <w:right w:val="none" w:sz="0" w:space="0" w:color="auto"/>
          </w:divBdr>
          <w:divsChild>
            <w:div w:id="599148134">
              <w:marLeft w:val="0"/>
              <w:marRight w:val="0"/>
              <w:marTop w:val="375"/>
              <w:marBottom w:val="375"/>
              <w:divBdr>
                <w:top w:val="none" w:sz="0" w:space="0" w:color="auto"/>
                <w:left w:val="none" w:sz="0" w:space="0" w:color="auto"/>
                <w:bottom w:val="none" w:sz="0" w:space="0" w:color="auto"/>
                <w:right w:val="none" w:sz="0" w:space="0" w:color="auto"/>
              </w:divBdr>
            </w:div>
          </w:divsChild>
        </w:div>
        <w:div w:id="652411827">
          <w:marLeft w:val="375"/>
          <w:marRight w:val="0"/>
          <w:marTop w:val="0"/>
          <w:marBottom w:val="0"/>
          <w:divBdr>
            <w:top w:val="none" w:sz="0" w:space="0" w:color="auto"/>
            <w:left w:val="none" w:sz="0" w:space="0" w:color="auto"/>
            <w:bottom w:val="none" w:sz="0" w:space="0" w:color="auto"/>
            <w:right w:val="none" w:sz="0" w:space="0" w:color="auto"/>
          </w:divBdr>
        </w:div>
        <w:div w:id="2065593454">
          <w:marLeft w:val="0"/>
          <w:marRight w:val="0"/>
          <w:marTop w:val="360"/>
          <w:marBottom w:val="360"/>
          <w:divBdr>
            <w:top w:val="single" w:sz="6" w:space="4" w:color="D3E3F1"/>
            <w:left w:val="single" w:sz="6" w:space="31" w:color="D3E3F1"/>
            <w:bottom w:val="single" w:sz="6" w:space="4" w:color="D3E3F1"/>
            <w:right w:val="single" w:sz="6" w:space="15" w:color="D3E3F1"/>
          </w:divBdr>
        </w:div>
        <w:div w:id="1874882331">
          <w:marLeft w:val="0"/>
          <w:marRight w:val="375"/>
          <w:marTop w:val="0"/>
          <w:marBottom w:val="0"/>
          <w:divBdr>
            <w:top w:val="none" w:sz="0" w:space="0" w:color="auto"/>
            <w:left w:val="none" w:sz="0" w:space="0" w:color="auto"/>
            <w:bottom w:val="none" w:sz="0" w:space="0" w:color="auto"/>
            <w:right w:val="none" w:sz="0" w:space="0" w:color="auto"/>
          </w:divBdr>
          <w:divsChild>
            <w:div w:id="1701665488">
              <w:marLeft w:val="0"/>
              <w:marRight w:val="0"/>
              <w:marTop w:val="375"/>
              <w:marBottom w:val="375"/>
              <w:divBdr>
                <w:top w:val="none" w:sz="0" w:space="0" w:color="auto"/>
                <w:left w:val="none" w:sz="0" w:space="0" w:color="auto"/>
                <w:bottom w:val="none" w:sz="0" w:space="0" w:color="auto"/>
                <w:right w:val="none" w:sz="0" w:space="0" w:color="auto"/>
              </w:divBdr>
            </w:div>
          </w:divsChild>
        </w:div>
        <w:div w:id="285047748">
          <w:marLeft w:val="375"/>
          <w:marRight w:val="0"/>
          <w:marTop w:val="0"/>
          <w:marBottom w:val="0"/>
          <w:divBdr>
            <w:top w:val="none" w:sz="0" w:space="0" w:color="auto"/>
            <w:left w:val="none" w:sz="0" w:space="0" w:color="auto"/>
            <w:bottom w:val="none" w:sz="0" w:space="0" w:color="auto"/>
            <w:right w:val="none" w:sz="0" w:space="0" w:color="auto"/>
          </w:divBdr>
        </w:div>
        <w:div w:id="1138651443">
          <w:marLeft w:val="0"/>
          <w:marRight w:val="375"/>
          <w:marTop w:val="0"/>
          <w:marBottom w:val="0"/>
          <w:divBdr>
            <w:top w:val="none" w:sz="0" w:space="0" w:color="auto"/>
            <w:left w:val="none" w:sz="0" w:space="0" w:color="auto"/>
            <w:bottom w:val="none" w:sz="0" w:space="0" w:color="auto"/>
            <w:right w:val="none" w:sz="0" w:space="0" w:color="auto"/>
          </w:divBdr>
          <w:divsChild>
            <w:div w:id="2069112393">
              <w:marLeft w:val="0"/>
              <w:marRight w:val="0"/>
              <w:marTop w:val="375"/>
              <w:marBottom w:val="375"/>
              <w:divBdr>
                <w:top w:val="none" w:sz="0" w:space="0" w:color="auto"/>
                <w:left w:val="none" w:sz="0" w:space="0" w:color="auto"/>
                <w:bottom w:val="none" w:sz="0" w:space="0" w:color="auto"/>
                <w:right w:val="none" w:sz="0" w:space="0" w:color="auto"/>
              </w:divBdr>
            </w:div>
          </w:divsChild>
        </w:div>
        <w:div w:id="1677809096">
          <w:marLeft w:val="375"/>
          <w:marRight w:val="0"/>
          <w:marTop w:val="0"/>
          <w:marBottom w:val="0"/>
          <w:divBdr>
            <w:top w:val="none" w:sz="0" w:space="0" w:color="auto"/>
            <w:left w:val="none" w:sz="0" w:space="0" w:color="auto"/>
            <w:bottom w:val="none" w:sz="0" w:space="0" w:color="auto"/>
            <w:right w:val="none" w:sz="0" w:space="0" w:color="auto"/>
          </w:divBdr>
        </w:div>
        <w:div w:id="1966765546">
          <w:marLeft w:val="0"/>
          <w:marRight w:val="375"/>
          <w:marTop w:val="0"/>
          <w:marBottom w:val="0"/>
          <w:divBdr>
            <w:top w:val="none" w:sz="0" w:space="0" w:color="auto"/>
            <w:left w:val="none" w:sz="0" w:space="0" w:color="auto"/>
            <w:bottom w:val="none" w:sz="0" w:space="0" w:color="auto"/>
            <w:right w:val="none" w:sz="0" w:space="0" w:color="auto"/>
          </w:divBdr>
          <w:divsChild>
            <w:div w:id="2124379954">
              <w:marLeft w:val="0"/>
              <w:marRight w:val="0"/>
              <w:marTop w:val="375"/>
              <w:marBottom w:val="375"/>
              <w:divBdr>
                <w:top w:val="none" w:sz="0" w:space="0" w:color="auto"/>
                <w:left w:val="none" w:sz="0" w:space="0" w:color="auto"/>
                <w:bottom w:val="none" w:sz="0" w:space="0" w:color="auto"/>
                <w:right w:val="none" w:sz="0" w:space="0" w:color="auto"/>
              </w:divBdr>
            </w:div>
          </w:divsChild>
        </w:div>
        <w:div w:id="1007827689">
          <w:marLeft w:val="375"/>
          <w:marRight w:val="0"/>
          <w:marTop w:val="0"/>
          <w:marBottom w:val="0"/>
          <w:divBdr>
            <w:top w:val="none" w:sz="0" w:space="0" w:color="auto"/>
            <w:left w:val="none" w:sz="0" w:space="0" w:color="auto"/>
            <w:bottom w:val="none" w:sz="0" w:space="0" w:color="auto"/>
            <w:right w:val="none" w:sz="0" w:space="0" w:color="auto"/>
          </w:divBdr>
        </w:div>
        <w:div w:id="470876248">
          <w:marLeft w:val="0"/>
          <w:marRight w:val="0"/>
          <w:marTop w:val="750"/>
          <w:marBottom w:val="750"/>
          <w:divBdr>
            <w:top w:val="none" w:sz="0" w:space="0" w:color="auto"/>
            <w:left w:val="none" w:sz="0" w:space="0" w:color="auto"/>
            <w:bottom w:val="none" w:sz="0" w:space="0" w:color="auto"/>
            <w:right w:val="none" w:sz="0" w:space="0" w:color="auto"/>
          </w:divBdr>
        </w:div>
      </w:divsChild>
    </w:div>
    <w:div w:id="1964530385">
      <w:bodyDiv w:val="1"/>
      <w:marLeft w:val="0"/>
      <w:marRight w:val="0"/>
      <w:marTop w:val="0"/>
      <w:marBottom w:val="0"/>
      <w:divBdr>
        <w:top w:val="none" w:sz="0" w:space="0" w:color="auto"/>
        <w:left w:val="none" w:sz="0" w:space="0" w:color="auto"/>
        <w:bottom w:val="none" w:sz="0" w:space="0" w:color="auto"/>
        <w:right w:val="none" w:sz="0" w:space="0" w:color="auto"/>
      </w:divBdr>
    </w:div>
    <w:div w:id="2015304768">
      <w:bodyDiv w:val="1"/>
      <w:marLeft w:val="0"/>
      <w:marRight w:val="0"/>
      <w:marTop w:val="0"/>
      <w:marBottom w:val="0"/>
      <w:divBdr>
        <w:top w:val="none" w:sz="0" w:space="0" w:color="auto"/>
        <w:left w:val="none" w:sz="0" w:space="0" w:color="auto"/>
        <w:bottom w:val="none" w:sz="0" w:space="0" w:color="auto"/>
        <w:right w:val="none" w:sz="0" w:space="0" w:color="auto"/>
      </w:divBdr>
    </w:div>
    <w:div w:id="2029060643">
      <w:bodyDiv w:val="1"/>
      <w:marLeft w:val="0"/>
      <w:marRight w:val="0"/>
      <w:marTop w:val="0"/>
      <w:marBottom w:val="0"/>
      <w:divBdr>
        <w:top w:val="none" w:sz="0" w:space="0" w:color="auto"/>
        <w:left w:val="none" w:sz="0" w:space="0" w:color="auto"/>
        <w:bottom w:val="none" w:sz="0" w:space="0" w:color="auto"/>
        <w:right w:val="none" w:sz="0" w:space="0" w:color="auto"/>
      </w:divBdr>
    </w:div>
    <w:div w:id="2107653957">
      <w:bodyDiv w:val="1"/>
      <w:marLeft w:val="0"/>
      <w:marRight w:val="0"/>
      <w:marTop w:val="0"/>
      <w:marBottom w:val="0"/>
      <w:divBdr>
        <w:top w:val="none" w:sz="0" w:space="0" w:color="auto"/>
        <w:left w:val="none" w:sz="0" w:space="0" w:color="auto"/>
        <w:bottom w:val="none" w:sz="0" w:space="0" w:color="auto"/>
        <w:right w:val="none" w:sz="0" w:space="0" w:color="auto"/>
      </w:divBdr>
      <w:divsChild>
        <w:div w:id="1111588329">
          <w:marLeft w:val="-150"/>
          <w:marRight w:val="-150"/>
          <w:marTop w:val="0"/>
          <w:marBottom w:val="0"/>
          <w:divBdr>
            <w:top w:val="none" w:sz="0" w:space="0" w:color="auto"/>
            <w:left w:val="none" w:sz="0" w:space="0" w:color="auto"/>
            <w:bottom w:val="none" w:sz="0" w:space="0" w:color="auto"/>
            <w:right w:val="none" w:sz="0" w:space="0" w:color="auto"/>
          </w:divBdr>
          <w:divsChild>
            <w:div w:id="3455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en.wikipedia.org/wiki/MATLAB"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en.wikipedia.org/wiki/Arduinome" TargetMode="External"/><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en.wikipedia.org/wiki/On-board_diagnostics" TargetMode="External"/><Relationship Id="rId33" Type="http://schemas.openxmlformats.org/officeDocument/2006/relationships/hyperlink" Target="https://www.arduino.cc/en/Guide/Environment" TargetMode="External"/><Relationship Id="rId38" Type="http://schemas.openxmlformats.org/officeDocument/2006/relationships/hyperlink" Target="https://www.arduino.cc/en/Guide/Environment"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en.wikipedia.org/wiki/Oscilloscope" TargetMode="External"/><Relationship Id="rId29" Type="http://schemas.openxmlformats.org/officeDocument/2006/relationships/image" Target="media/image15.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Trip_computer"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OBDuino"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7.png"/><Relationship Id="rId44" Type="http://schemas.openxmlformats.org/officeDocument/2006/relationships/hyperlink" Target="https://www.geekering.com/?p=24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en.wikipedia.org/wiki/MIDI_controller" TargetMode="External"/><Relationship Id="rId27" Type="http://schemas.openxmlformats.org/officeDocument/2006/relationships/hyperlink" Target="https://en.wikipedia.org/wiki/MathWorks" TargetMode="External"/><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11177</TotalTime>
  <Pages>29</Pages>
  <Words>3933</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2019-10-23T12:10:00Z</dcterms:created>
  <dcterms:modified xsi:type="dcterms:W3CDTF">2020-11-29T06:14:00Z</dcterms:modified>
</cp:coreProperties>
</file>